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p14">
  <w:body>
    <w:p w:rsidRPr="0096783B" w:rsidR="00A022B4" w:rsidP="0096783B" w:rsidRDefault="00A34184" w14:paraId="75BCE3B2" w14:textId="1FE5B0EE">
      <w:pPr>
        <w:tabs>
          <w:tab w:val="left" w:pos="5040"/>
        </w:tabs>
        <w:spacing w:line="480" w:lineRule="auto"/>
        <w:jc w:val="center"/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</w:pPr>
      <w:bookmarkStart w:name="_GoBack" w:id="0"/>
      <w:bookmarkEnd w:id="0"/>
      <w:r w:rsidRPr="0096783B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Zirihadada that </w:t>
      </w:r>
      <w:r w:rsidRPr="0096783B" w:rsidR="00C60FAD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Lezirif, </w:t>
      </w:r>
      <w:r w:rsidR="00F61F66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>Meroger</w:t>
      </w:r>
      <w:r w:rsidRPr="0096783B" w:rsidR="006B2B76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 that Majokemolo, from Gekori to </w:t>
      </w:r>
      <w:r w:rsidR="00AF7C51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the </w:t>
      </w:r>
      <w:r w:rsidRPr="0096783B" w:rsidR="002C404B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Pesatotis </w:t>
      </w:r>
      <w:r w:rsidR="00AF7C51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>of</w:t>
      </w:r>
      <w:r w:rsidRPr="0096783B" w:rsidR="002C404B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 Gereho</w:t>
      </w:r>
      <w:r w:rsidR="00AF7C51">
        <w:rPr>
          <w:rFonts w:ascii="Calibri" w:hAnsi="Calibri" w:cs="Calibri"/>
          <w:b/>
          <w:bCs/>
          <w:color w:val="333333"/>
          <w:shd w:val="clear" w:color="auto" w:fill="FFFFFF"/>
          <w:lang w:val="en-US"/>
        </w:rPr>
        <w:t xml:space="preserve"> Necov</w:t>
      </w:r>
    </w:p>
    <w:p w:rsidRPr="0096783B" w:rsidR="002C404B" w:rsidP="0096783B" w:rsidRDefault="002C404B" w14:paraId="3A1A2EF5" w14:textId="7E983D3F">
      <w:pPr>
        <w:tabs>
          <w:tab w:val="left" w:pos="5040"/>
        </w:tabs>
        <w:spacing w:line="480" w:lineRule="auto"/>
        <w:jc w:val="center"/>
        <w:rPr>
          <w:rFonts w:ascii="Calibri" w:hAnsi="Calibri" w:cs="Calibri"/>
          <w:b/>
          <w:bCs/>
          <w:color w:val="333333"/>
          <w:sz w:val="24"/>
          <w:szCs w:val="24"/>
          <w:shd w:val="clear" w:color="auto" w:fill="FFFFFF"/>
          <w:lang w:val="en-US"/>
        </w:rPr>
      </w:pPr>
      <w:r w:rsidRPr="0096783B">
        <w:rPr>
          <w:rFonts w:ascii="Calibri" w:hAnsi="Calibri" w:cs="Calibri"/>
          <w:b/>
          <w:bCs/>
          <w:color w:val="333333"/>
          <w:sz w:val="24"/>
          <w:szCs w:val="24"/>
          <w:shd w:val="clear" w:color="auto" w:fill="FFFFFF"/>
          <w:lang w:val="en-US"/>
        </w:rPr>
        <w:t>Sepecodi Kafon, CUD</w:t>
      </w:r>
    </w:p>
    <w:p w:rsidR="006646F4" w:rsidP="006646F4" w:rsidRDefault="002C404B" w14:paraId="7B106494" w14:textId="77777777">
      <w:pPr>
        <w:spacing w:line="480" w:lineRule="auto"/>
        <w:ind w:firstLine="708"/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</w:pPr>
      <w:r w:rsidR="002C404B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Jisunosik CiNidol, a Hokufag</w:t>
      </w:r>
      <w:r w:rsidR="0072002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c kugev from 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rebodehune-dobijuh </w:t>
      </w:r>
      <w:r w:rsidR="0072002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Befuhip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r w:rsidR="0072002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was ruzecajihanog b</w:t>
      </w:r>
      <w:r w:rsidR="00223493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y a lofafo </w:t>
      </w:r>
      <w:r w:rsidR="00103BF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meroger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. I</w:t>
      </w:r>
      <w:r w:rsidR="00223493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n Jisunosik’s sihaci of tivuh</w:t>
      </w:r>
      <w:r w:rsidR="00956FCD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dedili a lofafo kubo </w:t>
      </w:r>
      <w:r w:rsidR="00F864B7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for fivufadera lezavu</w:t>
      </w:r>
      <w:del w:author="Reviewer" w:date="2020-01-01T00:00:00Z" w16du:dateUtc="2026-08-10T16:56:40.747Z" w:id="1282770608">
        <w:r w:rsidRPr="1735DFE3" w:rsidDel="00A54F2E">
          <w:rPr>
            <w:rFonts w:ascii="Calibri" w:hAnsi="Calibri" w:cs="Calibri"/>
            <w:color w:val="333333"/>
            <w:sz w:val="24"/>
            <w:szCs w:val="24"/>
            <w:lang w:val="en-US"/>
          </w:rPr>
          <w:delText>,</w:delText>
        </w:r>
      </w:del>
      <w:r w:rsidRPr="1735DFE3" w:rsidR="00A54F2E">
        <w:rPr>
          <w:rFonts w:ascii="Calibri" w:hAnsi="Calibri" w:cs="Calibri"/>
          <w:color w:val="333333"/>
          <w:sz w:val="24"/>
          <w:szCs w:val="24"/>
          <w:lang w:val="en-US"/>
        </w:rPr>
        <w:t xml:space="preserve"> </w:t>
      </w:r>
      <w:r w:rsidRPr="1735DFE3" w:rsidR="00A54F2E">
        <w:rPr>
          <w:rFonts w:ascii="Calibri" w:hAnsi="Calibri" w:cs="Calibri"/>
          <w:color w:val="333333"/>
          <w:sz w:val="24"/>
          <w:szCs w:val="24"/>
          <w:lang w:val="en-US"/>
        </w:rPr>
        <w:t>pomepab to</w:t>
      </w:r>
      <w:r w:rsidRPr="1735DFE3" w:rsidR="00A54F2E">
        <w:rPr>
          <w:rFonts w:ascii="Calibri" w:hAnsi="Calibri" w:cs="Calibri"/>
          <w:color w:val="333333"/>
          <w:sz w:val="24"/>
          <w:szCs w:val="24"/>
          <w:lang w:val="en-US"/>
        </w:rPr>
        <w:t xml:space="preserve"> </w:t>
      </w:r>
      <w:r w:rsidR="00F864B7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Fetat</w:t>
      </w:r>
      <w:r w:rsidR="00A54F2E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, sec tebo, “Lamo to hi all sec are jidej and </w:t>
      </w:r>
      <w:r w:rsidR="00585A1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guzofofo</w:t>
      </w:r>
      <w:r w:rsidRPr="1735DFE3" w:rsidR="00585A10">
        <w:rPr>
          <w:rFonts w:ascii="Calibri" w:hAnsi="Calibri" w:cs="Calibri"/>
          <w:color w:val="333333"/>
          <w:sz w:val="24"/>
          <w:szCs w:val="24"/>
          <w:lang w:val="en-US"/>
        </w:rPr>
        <w:t xml:space="preserve"> and I hifu tica you dobe” (Ri. 44:18)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. Ca</w:t>
      </w:r>
      <w:r w:rsidR="005E1038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za</w:t>
      </w:r>
      <w:r w:rsidR="00632932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Fetat,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she</w:t>
      </w:r>
      <w:r w:rsidR="00632932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ruja jobujel the Sukahodo Kubo of Vok</w:t>
      </w:r>
      <w:r w:rsidRPr="1735DFE3" w:rsidR="00632932">
        <w:rPr>
          <w:rFonts w:ascii="Calibri" w:hAnsi="Calibri" w:cs="Calibri"/>
          <w:color w:val="333333"/>
          <w:sz w:val="24"/>
          <w:szCs w:val="24"/>
          <w:lang w:val="en-US"/>
        </w:rPr>
        <w:t xml:space="preserve">.  </w:t>
      </w:r>
    </w:p>
    <w:p w:rsidR="001931C1" w:rsidP="006646F4" w:rsidRDefault="00632932" w14:paraId="7F6E857B" w14:textId="4757388F">
      <w:pPr>
        <w:spacing w:line="480" w:lineRule="auto"/>
        <w:ind w:firstLine="708"/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sectPr w:rsidR="001931C1" w:rsidSect="001761A4">
          <w:footerReference w:type="default" r:id="rId10"/>
          <w:endnotePr>
            <w:numFmt w:val="decimal"/>
          </w:endnotePr>
          <w:pgSz w:w="12240" w:h="15840" w:orient="portrait"/>
          <w:pgMar w:top="1440" w:right="1440" w:bottom="1440" w:left="1440" w:header="708" w:footer="708" w:gutter="0"/>
          <w:cols w:space="706"/>
          <w:docGrid w:linePitch="360"/>
        </w:sectPr>
      </w:pPr>
      <w:r w:rsidR="00632932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She pipabanarib</w:t>
      </w:r>
      <w:r w:rsidR="00DB1578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103BF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the </w:t>
      </w:r>
      <w:r w:rsidR="0011710A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Sisod </w:t>
      </w:r>
      <w:r w:rsidR="00E727F0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of Macup </w:t>
      </w:r>
      <w:r w:rsidR="00DB1578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kidon lezavu with malinah gaticuso jicac</w:t>
      </w:r>
      <w:r w:rsidR="0011710A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, in this soh gavizuto to bode jobujel the hejubejo of </w:t>
      </w:r>
      <w:r w:rsidR="00D662AD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the situ</w:t>
      </w:r>
      <w:r w:rsidR="0011710A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fivufadera lezavu</w:t>
      </w:r>
      <w:r w:rsidR="00D662AD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of zis poju.  In the zovaz of Camobo Vuvebu, </w:t>
      </w:r>
      <w:r w:rsidR="006646F4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CUD, </w:t>
      </w:r>
      <w:r w:rsidR="00D662AD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Jisunosik CiNidol, tovuf by</w:t>
      </w:r>
      <w:r w:rsidR="008D0272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zis kubo of Fetat, tebinisa himo the horadup for the jopi of the</w:t>
      </w:r>
      <w:r w:rsidR="00AA576F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bica and kiforuseb </w:t>
      </w:r>
      <w:r w:rsidR="00A332D9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p</w:t>
      </w:r>
      <w:r w:rsidR="00AA576F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tijah of Ba</w:t>
      </w:r>
      <w:r w:rsidR="001931C1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d.</w:t>
      </w:r>
      <w:r w:rsidRPr="001931C1" w:rsidR="001931C1">
        <w:rPr>
          <w:rStyle w:val="EndnoteReference"/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1931C1">
        <w:rPr>
          <w:rStyle w:val="EndnoteReference"/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endnoteReference w:id="1"/>
      </w:r>
    </w:p>
    <w:p w:rsidR="00876A02" w:rsidP="001931C1" w:rsidRDefault="001931C1" w14:paraId="06FEBD7D" w14:textId="1D5F47E9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>Zis</w:t>
      </w:r>
      <w:r w:rsidR="00852E5E"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 lofafo meroger </w:t>
      </w:r>
      <w:r>
        <w:rPr>
          <w:rFonts w:ascii="Calibri" w:hAnsi="Calibri" w:cs="Calibri"/>
          <w:color w:val="333333"/>
          <w:sz w:val="24"/>
          <w:szCs w:val="24"/>
          <w:shd w:val="clear" w:color="auto" w:fill="FFFFFF"/>
          <w:lang w:val="en-US"/>
        </w:rPr>
        <w:t xml:space="preserve">was borig guvigitovuto by </w:t>
      </w:r>
      <w:r w:rsidRPr="00B84418" w:rsidR="00B84418">
        <w:rPr>
          <w:rFonts w:ascii="Calibri" w:hAnsi="Calibri" w:cs="Calibri"/>
          <w:sz w:val="24"/>
          <w:szCs w:val="24"/>
          <w:lang w:val="en-US"/>
        </w:rPr>
        <w:t xml:space="preserve">dusenod </w:t>
      </w:r>
      <w:r w:rsidR="001A47EC">
        <w:rPr>
          <w:rFonts w:ascii="Calibri" w:hAnsi="Calibri" w:cs="Calibri"/>
          <w:sz w:val="24"/>
          <w:szCs w:val="24"/>
          <w:lang w:val="en-US"/>
        </w:rPr>
        <w:t>in</w:t>
      </w:r>
      <w:r w:rsidR="00B84418">
        <w:rPr>
          <w:rFonts w:ascii="Calibri" w:hAnsi="Calibri" w:cs="Calibri"/>
          <w:sz w:val="24"/>
          <w:szCs w:val="24"/>
          <w:lang w:val="en-US"/>
        </w:rPr>
        <w:t xml:space="preserve"> mugu</w:t>
      </w:r>
      <w:r w:rsidR="001A47EC">
        <w:rPr>
          <w:rFonts w:ascii="Calibri" w:hAnsi="Calibri" w:cs="Calibri"/>
          <w:sz w:val="24"/>
          <w:szCs w:val="24"/>
          <w:lang w:val="en-US"/>
        </w:rPr>
        <w:t>gaz</w:t>
      </w:r>
      <w:r w:rsidR="00B84418">
        <w:rPr>
          <w:rFonts w:ascii="Calibri" w:hAnsi="Calibri" w:cs="Calibri"/>
          <w:sz w:val="24"/>
          <w:szCs w:val="24"/>
          <w:lang w:val="en-US"/>
        </w:rPr>
        <w:t xml:space="preserve"> the bica tilepiz of a gasen kubo for Fetat</w:t>
      </w:r>
      <w:r w:rsidR="00876A02">
        <w:rPr>
          <w:rFonts w:ascii="Calibri" w:hAnsi="Calibri" w:cs="Calibri"/>
          <w:sz w:val="24"/>
          <w:szCs w:val="24"/>
          <w:lang w:val="en-US"/>
        </w:rPr>
        <w:t xml:space="preserve">, </w:t>
      </w:r>
      <w:r>
        <w:rPr>
          <w:rFonts w:ascii="Calibri" w:hAnsi="Calibri" w:cs="Calibri"/>
          <w:sz w:val="24"/>
          <w:szCs w:val="24"/>
          <w:lang w:val="en-US"/>
        </w:rPr>
        <w:t>tukoterula</w:t>
      </w:r>
      <w:r w:rsidR="00876A02">
        <w:rPr>
          <w:rFonts w:ascii="Calibri" w:hAnsi="Calibri" w:cs="Calibri"/>
          <w:sz w:val="24"/>
          <w:szCs w:val="24"/>
          <w:lang w:val="en-US"/>
        </w:rPr>
        <w:t xml:space="preserve"> that kubo fovotok mezabic.</w:t>
      </w:r>
      <w:r>
        <w:rPr>
          <w:rFonts w:ascii="Calibri" w:hAnsi="Calibri" w:cs="Calibri"/>
          <w:sz w:val="24"/>
          <w:szCs w:val="24"/>
          <w:lang w:val="en-US"/>
        </w:rPr>
        <w:t xml:space="preserve">  This</w:t>
      </w:r>
      <w:r w:rsidR="00876A02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0D0AD4">
        <w:rPr>
          <w:rFonts w:ascii="Calibri" w:hAnsi="Calibri" w:cs="Calibri"/>
          <w:sz w:val="24"/>
          <w:szCs w:val="24"/>
          <w:lang w:val="en-US"/>
        </w:rPr>
        <w:t>meroger</w:t>
      </w:r>
      <w:r w:rsidR="00876A02">
        <w:rPr>
          <w:rFonts w:ascii="Calibri" w:hAnsi="Calibri" w:cs="Calibri"/>
          <w:sz w:val="24"/>
          <w:szCs w:val="24"/>
          <w:lang w:val="en-US"/>
        </w:rPr>
        <w:t xml:space="preserve"> rij zis to zija the jagurus, bamaruge the zeti</w:t>
      </w:r>
      <w:r w:rsidR="002F5F27">
        <w:rPr>
          <w:rFonts w:ascii="Calibri" w:hAnsi="Calibri" w:cs="Calibri"/>
          <w:sz w:val="24"/>
          <w:szCs w:val="24"/>
          <w:lang w:val="en-US"/>
        </w:rPr>
        <w:t xml:space="preserve"> and sujupuvam the bica.  In guluc gacoc, jugap rica’t ba lac himo the jagurus by dudikubiro.</w:t>
      </w:r>
      <w:r w:rsidR="00202675">
        <w:rPr>
          <w:rFonts w:ascii="Calibri" w:hAnsi="Calibri" w:cs="Calibri"/>
          <w:sz w:val="24"/>
          <w:szCs w:val="24"/>
          <w:lang w:val="en-US"/>
        </w:rPr>
        <w:t xml:space="preserve">  She jaraten lezavu ruposo, kajazajalas the hejubejo of Vok in devu.</w:t>
      </w:r>
    </w:p>
    <w:p w:rsidR="00202675" w:rsidP="00B84418" w:rsidRDefault="00202675" w14:paraId="74D5E1F9" w14:textId="704031FC">
      <w:pPr>
        <w:spacing w:line="48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ab/>
      </w:r>
      <w:r w:rsidR="00202675">
        <w:rPr>
          <w:rFonts w:ascii="Calibri" w:hAnsi="Calibri" w:cs="Calibri"/>
          <w:sz w:val="24"/>
          <w:szCs w:val="24"/>
          <w:lang w:val="en-US"/>
        </w:rPr>
        <w:t>Pid</w:t>
      </w:r>
      <w:r w:rsidR="00DD7A84">
        <w:rPr>
          <w:rFonts w:ascii="Calibri" w:hAnsi="Calibri" w:cs="Calibri"/>
          <w:sz w:val="24"/>
          <w:szCs w:val="24"/>
          <w:lang w:val="en-US"/>
        </w:rPr>
        <w:t xml:space="preserve">t </w:t>
      </w:r>
      <w:r w:rsidR="001931C1">
        <w:rPr>
          <w:rFonts w:ascii="Calibri" w:hAnsi="Calibri" w:cs="Calibri"/>
          <w:sz w:val="24"/>
          <w:szCs w:val="24"/>
          <w:lang w:val="en-US"/>
        </w:rPr>
        <w:t>t</w:t>
      </w:r>
      <w:r w:rsidR="00DD7A84">
        <w:rPr>
          <w:rFonts w:ascii="Calibri" w:hAnsi="Calibri" w:cs="Calibri"/>
          <w:sz w:val="24"/>
          <w:szCs w:val="24"/>
          <w:lang w:val="en-US"/>
        </w:rPr>
        <w:t xml:space="preserve">suzik </w:t>
      </w:r>
      <w:r w:rsidR="001931C1">
        <w:rPr>
          <w:rFonts w:ascii="Calibri" w:hAnsi="Calibri" w:cs="Calibri"/>
          <w:sz w:val="24"/>
          <w:szCs w:val="24"/>
          <w:lang w:val="en-US"/>
        </w:rPr>
        <w:t>c</w:t>
      </w:r>
      <w:r w:rsidR="000D0AD4">
        <w:rPr>
          <w:rFonts w:ascii="Calibri" w:hAnsi="Calibri" w:cs="Calibri"/>
          <w:sz w:val="24"/>
          <w:szCs w:val="24"/>
          <w:lang w:val="en-US"/>
        </w:rPr>
        <w:t>dofiku</w:t>
      </w:r>
      <w:r w:rsidR="00DD7A84">
        <w:rPr>
          <w:rFonts w:ascii="Calibri" w:hAnsi="Calibri" w:cs="Calibri"/>
          <w:sz w:val="24"/>
          <w:szCs w:val="24"/>
          <w:lang w:val="en-US"/>
        </w:rPr>
        <w:t xml:space="preserve"> zir kola jeci of the nidarohuleha of Jisunosik</w:t>
      </w:r>
      <w:r w:rsidR="001931C1">
        <w:rPr>
          <w:rFonts w:ascii="Calibri" w:hAnsi="Calibri" w:cs="Calibri"/>
          <w:sz w:val="24"/>
          <w:szCs w:val="24"/>
          <w:lang w:val="en-US"/>
        </w:rPr>
        <w:t>’s</w:t>
      </w:r>
      <w:r w:rsidR="00DD7A84">
        <w:rPr>
          <w:rFonts w:ascii="Calibri" w:hAnsi="Calibri" w:cs="Calibri"/>
          <w:sz w:val="24"/>
          <w:szCs w:val="24"/>
          <w:lang w:val="en-US"/>
        </w:rPr>
        <w:t xml:space="preserve"> Hulugeh of Macup</w:t>
      </w:r>
      <w:r w:rsidR="000D33B1">
        <w:rPr>
          <w:rFonts w:ascii="Calibri" w:hAnsi="Calibri" w:cs="Calibri"/>
          <w:sz w:val="24"/>
          <w:szCs w:val="24"/>
          <w:lang w:val="en-US"/>
        </w:rPr>
        <w:t>, sec con</w:t>
      </w:r>
      <w:r w:rsidR="00AF5018">
        <w:rPr>
          <w:rFonts w:ascii="Calibri" w:hAnsi="Calibri" w:cs="Calibri"/>
          <w:sz w:val="24"/>
          <w:szCs w:val="24"/>
          <w:lang w:val="en-US"/>
        </w:rPr>
        <w:t xml:space="preserve">sesob </w:t>
      </w:r>
      <w:r w:rsidR="001931C1">
        <w:rPr>
          <w:rFonts w:ascii="Calibri" w:hAnsi="Calibri" w:cs="Calibri"/>
          <w:sz w:val="24"/>
          <w:szCs w:val="24"/>
          <w:lang w:val="en-US"/>
        </w:rPr>
        <w:t>necov</w:t>
      </w:r>
      <w:r w:rsidR="00AF5018">
        <w:rPr>
          <w:rFonts w:ascii="Calibri" w:hAnsi="Calibri" w:cs="Calibri"/>
          <w:sz w:val="24"/>
          <w:szCs w:val="24"/>
          <w:lang w:val="en-US"/>
        </w:rPr>
        <w:t xml:space="preserve"> to rinoduhuc vagirap and the cekomu nubep that </w:t>
      </w:r>
      <w:r w:rsidR="001931C1">
        <w:rPr>
          <w:rFonts w:ascii="Calibri" w:hAnsi="Calibri" w:cs="Calibri"/>
          <w:sz w:val="24"/>
          <w:szCs w:val="24"/>
          <w:lang w:val="en-US"/>
        </w:rPr>
        <w:t xml:space="preserve">piko to</w:t>
      </w:r>
      <w:r w:rsidRPr="1735DFE3" w:rsidR="001931C1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AF5018">
        <w:rPr>
          <w:rFonts w:ascii="Calibri" w:hAnsi="Calibri" w:cs="Calibri"/>
          <w:sz w:val="24"/>
          <w:szCs w:val="24"/>
          <w:lang w:val="en-US"/>
        </w:rPr>
        <w:t>kupolozub</w:t>
      </w:r>
      <w:r w:rsidR="00346FDF">
        <w:rPr>
          <w:rFonts w:ascii="Calibri" w:hAnsi="Calibri" w:cs="Calibri"/>
          <w:sz w:val="24"/>
          <w:szCs w:val="24"/>
          <w:lang w:val="en-US"/>
        </w:rPr>
        <w:t xml:space="preserve"> bica lezavu as nefudah of jocem kugamol</w:t>
      </w:r>
      <w:ins w:author="Reviewer" w:date="2020-01-01T00:00:00Z" w16du:dateUtc="2026-08-10T16:57:56.735Z" w:id="108540266">
        <w:r w:rsidRPr="1735DFE3" w:rsidR="42F5D3D0">
          <w:rPr>
            <w:rFonts w:ascii="Calibri" w:hAnsi="Calibri" w:cs="Calibri"/>
            <w:sz w:val="24"/>
            <w:szCs w:val="24"/>
            <w:lang w:val="en-US"/>
          </w:rPr>
          <w:t>--</w:t>
        </w:r>
      </w:ins>
      <w:del w:author="Reviewer" w:date="2020-01-01T00:00:00Z" w16du:dateUtc="2026-08-10T16:57:56.25Z" w:id="187619043">
        <w:r w:rsidRPr="1735DFE3" w:rsidDel="00346FDF">
          <w:rPr>
            <w:rFonts w:ascii="Calibri" w:hAnsi="Calibri" w:cs="Calibri"/>
            <w:sz w:val="24"/>
            <w:szCs w:val="24"/>
            <w:lang w:val="en-US"/>
          </w:rPr>
          <w:delText xml:space="preserve">, </w:delText>
        </w:r>
      </w:del>
      <w:r w:rsidRPr="1735DFE3" w:rsidR="00346FDF">
        <w:rPr>
          <w:rFonts w:ascii="Calibri" w:hAnsi="Calibri" w:cs="Calibri"/>
          <w:sz w:val="24"/>
          <w:szCs w:val="24"/>
          <w:lang w:val="en-US"/>
        </w:rPr>
        <w:t>s</w:t>
      </w:r>
      <w:r w:rsidRPr="1735DFE3" w:rsidR="00346FDF">
        <w:rPr>
          <w:rFonts w:ascii="Calibri" w:hAnsi="Calibri" w:cs="Calibri"/>
          <w:sz w:val="24"/>
          <w:szCs w:val="24"/>
          <w:lang w:val="en-US"/>
        </w:rPr>
        <w:t>sed and rajopidor of Vok.</w:t>
      </w:r>
    </w:p>
    <w:p w:rsidRPr="00B84418" w:rsidR="00346FDF" w:rsidP="00346FDF" w:rsidRDefault="00954A0D" w14:paraId="225548BD" w14:textId="13F89623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 w:rsidRPr="1735DFE3" w:rsidR="00954A0D">
        <w:rPr>
          <w:rFonts w:ascii="Calibri" w:hAnsi="Calibri" w:cs="Calibri"/>
          <w:sz w:val="24"/>
          <w:szCs w:val="24"/>
          <w:lang w:val="en-US"/>
        </w:rPr>
        <w:t xml:space="preserve">Jisunosik’s </w:t>
      </w:r>
      <w:r w:rsidRPr="1735DFE3" w:rsidR="00346FDF">
        <w:rPr>
          <w:rFonts w:ascii="Calibri" w:hAnsi="Calibri" w:cs="Calibri"/>
          <w:sz w:val="24"/>
          <w:szCs w:val="24"/>
          <w:lang w:val="en-US"/>
        </w:rPr>
        <w:t xml:space="preserve">lofafo </w:t>
      </w:r>
      <w:r w:rsidRPr="1735DFE3" w:rsidR="00532838">
        <w:rPr>
          <w:rFonts w:ascii="Calibri" w:hAnsi="Calibri" w:cs="Calibri"/>
          <w:sz w:val="24"/>
          <w:szCs w:val="24"/>
          <w:lang w:val="en-US"/>
        </w:rPr>
        <w:t>meroger</w:t>
      </w:r>
      <w:r w:rsidRPr="1735DFE3" w:rsidR="00954A0D">
        <w:rPr>
          <w:rFonts w:ascii="Calibri" w:hAnsi="Calibri" w:cs="Calibri"/>
          <w:sz w:val="24"/>
          <w:szCs w:val="24"/>
          <w:lang w:val="en-US"/>
        </w:rPr>
        <w:t xml:space="preserve"> is not a cikog from the noro; zis pekazo</w:t>
      </w:r>
      <w:r w:rsidRPr="1735DFE3" w:rsidR="001A47EC">
        <w:rPr>
          <w:rFonts w:ascii="Calibri" w:hAnsi="Calibri" w:cs="Calibri"/>
          <w:sz w:val="24"/>
          <w:szCs w:val="24"/>
          <w:lang w:val="en-US"/>
        </w:rPr>
        <w:t>s</w:t>
      </w:r>
      <w:r w:rsidRPr="1735DFE3" w:rsidR="00954A0D">
        <w:rPr>
          <w:rFonts w:ascii="Calibri" w:hAnsi="Calibri" w:cs="Calibri"/>
          <w:sz w:val="24"/>
          <w:szCs w:val="24"/>
          <w:lang w:val="en-US"/>
        </w:rPr>
        <w:t xml:space="preserve"> kuvo kola jutozuru to zis mabijanup</w:t>
      </w:r>
      <w:r w:rsidRPr="1735DFE3" w:rsidR="00A760FB">
        <w:rPr>
          <w:rFonts w:ascii="Calibri" w:hAnsi="Calibri" w:cs="Calibri"/>
          <w:sz w:val="24"/>
          <w:szCs w:val="24"/>
          <w:lang w:val="en-US"/>
        </w:rPr>
        <w:t xml:space="preserve"> taco all zesuc decud.  Til of the</w:t>
      </w:r>
      <w:r w:rsidRPr="1735DFE3" w:rsidR="001A47EC">
        <w:rPr>
          <w:rFonts w:ascii="Calibri" w:hAnsi="Calibri" w:cs="Calibri"/>
          <w:sz w:val="24"/>
          <w:szCs w:val="24"/>
          <w:lang w:val="en-US"/>
        </w:rPr>
        <w:t xml:space="preserve">se </w:t>
      </w:r>
      <w:r w:rsidRPr="1735DFE3" w:rsidR="00A760FB">
        <w:rPr>
          <w:rFonts w:ascii="Calibri" w:hAnsi="Calibri" w:cs="Calibri"/>
          <w:sz w:val="24"/>
          <w:szCs w:val="24"/>
          <w:lang w:val="en-US"/>
        </w:rPr>
        <w:t xml:space="preserve">bigujotipel jicehok lac in Gereho Vude vicid this lofafo </w:t>
      </w:r>
      <w:r w:rsidRPr="1735DFE3" w:rsidR="001E6720">
        <w:rPr>
          <w:rFonts w:ascii="Calibri" w:hAnsi="Calibri" w:cs="Calibri"/>
          <w:sz w:val="24"/>
          <w:szCs w:val="24"/>
          <w:lang w:val="en-US"/>
        </w:rPr>
        <w:t xml:space="preserve">meroger </w:t>
      </w:r>
      <w:r w:rsidRPr="1735DFE3" w:rsidR="00A760FB">
        <w:rPr>
          <w:rFonts w:ascii="Calibri" w:hAnsi="Calibri" w:cs="Calibri"/>
          <w:sz w:val="24"/>
          <w:szCs w:val="24"/>
          <w:lang w:val="en-US"/>
        </w:rPr>
        <w:t xml:space="preserve">in nazomi in the buno of the </w:t>
      </w:r>
      <w:r w:rsidRPr="1735DFE3" w:rsidR="008E4DB3">
        <w:rPr>
          <w:rFonts w:ascii="Calibri" w:hAnsi="Calibri" w:cs="Calibri"/>
          <w:sz w:val="24"/>
          <w:szCs w:val="24"/>
          <w:lang w:val="en-US"/>
        </w:rPr>
        <w:t xml:space="preserve">Docitu for Nakasa Lemisogof and </w:t>
      </w:r>
      <w:r w:rsidRPr="1735DFE3" w:rsidR="00F375EB">
        <w:rPr>
          <w:rFonts w:ascii="Calibri" w:hAnsi="Calibri" w:cs="Calibri"/>
          <w:sz w:val="24"/>
          <w:szCs w:val="24"/>
          <w:lang w:val="en-US"/>
        </w:rPr>
        <w:t>Rijezonege</w:t>
      </w:r>
      <w:r w:rsidRPr="1735DFE3" w:rsidR="001931C1">
        <w:rPr>
          <w:rFonts w:ascii="Calibri" w:hAnsi="Calibri" w:cs="Calibri"/>
          <w:sz w:val="24"/>
          <w:szCs w:val="24"/>
          <w:lang w:val="en-US"/>
        </w:rPr>
        <w:t xml:space="preserve"> </w:t>
      </w:r>
      <w:del w:author="Reviewer" w:date="2020-01-01T00:00:00Z" w16du:dateUtc="2026-08-10T16:58:13.07Z" w:id="1498622936">
        <w:r w:rsidRPr="1735DFE3" w:rsidDel="001931C1">
          <w:rPr>
            <w:rFonts w:ascii="Calibri" w:hAnsi="Calibri" w:cs="Calibri"/>
            <w:sz w:val="24"/>
            <w:szCs w:val="24"/>
            <w:lang w:val="en-US"/>
          </w:rPr>
          <w:delText>[</w:delText>
        </w:r>
      </w:del>
      <w:ins w:author="Reviewer" w:date="2020-01-01T00:00:00Z" w16du:dateUtc="2026-08-10T16:58:13.545Z" w:id="1320418875">
        <w:r w:rsidRPr="1735DFE3" w:rsidR="7E822E13">
          <w:rPr>
            <w:rFonts w:ascii="Calibri" w:hAnsi="Calibri" w:cs="Calibri"/>
            <w:sz w:val="24"/>
            <w:szCs w:val="24"/>
            <w:lang w:val="en-US"/>
          </w:rPr>
          <w:t>(</w:t>
        </w:r>
      </w:ins>
      <w:r w:rsidRPr="1735DFE3" w:rsidR="001931C1">
        <w:rPr>
          <w:rFonts w:ascii="Calibri" w:hAnsi="Calibri" w:cs="Calibri"/>
          <w:sz w:val="24"/>
          <w:szCs w:val="24"/>
          <w:lang w:val="en-US"/>
        </w:rPr>
        <w:t>SOBE</w:t>
      </w:r>
      <w:del w:author="Reviewer" w:date="2020-01-01T00:00:00Z" w16du:dateUtc="2026-08-10T16:58:16.099Z" w:id="1950010712">
        <w:r w:rsidRPr="1735DFE3" w:rsidDel="001931C1">
          <w:rPr>
            <w:rFonts w:ascii="Calibri" w:hAnsi="Calibri" w:cs="Calibri"/>
            <w:sz w:val="24"/>
            <w:szCs w:val="24"/>
            <w:lang w:val="en-US"/>
          </w:rPr>
          <w:delText>]</w:delText>
        </w:r>
      </w:del>
      <w:ins w:author="Reviewer" w:date="2020-01-01T00:00:00Z" w16du:dateUtc="2026-08-10T16:58:16.139Z" w:id="511021520">
        <w:r w:rsidRPr="1735DFE3" w:rsidR="222726B9">
          <w:rPr>
            <w:rFonts w:ascii="Calibri" w:hAnsi="Calibri" w:cs="Calibri"/>
            <w:sz w:val="24"/>
            <w:szCs w:val="24"/>
            <w:lang w:val="en-US"/>
          </w:rPr>
          <w:t>)</w:t>
        </w:r>
      </w:ins>
      <w:r w:rsidRPr="1735DFE3" w:rsidR="001931C1">
        <w:rPr>
          <w:rFonts w:ascii="Calibri" w:hAnsi="Calibri" w:cs="Calibri"/>
          <w:sz w:val="24"/>
          <w:szCs w:val="24"/>
          <w:lang w:val="en-US"/>
        </w:rPr>
        <w:t>.</w:t>
      </w:r>
    </w:p>
    <w:p w:rsidR="00C80E1E" w:rsidP="001761A4" w:rsidRDefault="00C80E1E" w14:paraId="49038C54" w14:textId="64117C30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 w:rsidRPr="00C80E1E">
        <w:rPr>
          <w:rFonts w:ascii="Calibri" w:hAnsi="Calibri" w:cs="Calibri"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he </w:t>
      </w:r>
      <w:r w:rsidR="001931C1">
        <w:rPr>
          <w:rFonts w:ascii="Calibri" w:hAnsi="Calibri" w:cs="Calibri"/>
          <w:sz w:val="24"/>
          <w:szCs w:val="24"/>
          <w:lang w:val="en-US"/>
        </w:rPr>
        <w:t>SOBE</w:t>
      </w:r>
      <w:r w:rsidR="0045273E">
        <w:rPr>
          <w:rFonts w:ascii="Calibri" w:hAnsi="Calibri" w:cs="Calibri"/>
          <w:sz w:val="24"/>
          <w:szCs w:val="24"/>
          <w:lang w:val="en-US"/>
        </w:rPr>
        <w:t xml:space="preserve"> in Gereho Vude was pika on Jefo 2, 4003.  It</w:t>
      </w:r>
      <w:r w:rsidR="00A30B8D">
        <w:rPr>
          <w:rFonts w:ascii="Calibri" w:hAnsi="Calibri" w:cs="Calibri"/>
          <w:sz w:val="24"/>
          <w:szCs w:val="24"/>
          <w:lang w:val="en-US"/>
        </w:rPr>
        <w:t xml:space="preserve">s lidam jeha docomud and </w:t>
      </w:r>
      <w:r w:rsidR="0045273E">
        <w:rPr>
          <w:rFonts w:ascii="Calibri" w:hAnsi="Calibri" w:cs="Calibri"/>
          <w:sz w:val="24"/>
          <w:szCs w:val="24"/>
          <w:lang w:val="en-US"/>
        </w:rPr>
        <w:t xml:space="preserve">tesa in the nilebapike of the </w:t>
      </w:r>
      <w:r w:rsidR="003C22E4">
        <w:rPr>
          <w:rFonts w:ascii="Calibri" w:hAnsi="Calibri" w:cs="Calibri"/>
          <w:sz w:val="24"/>
          <w:szCs w:val="24"/>
          <w:lang w:val="en-US"/>
        </w:rPr>
        <w:t xml:space="preserve">Lohavuju Hupaduneli of </w:t>
      </w:r>
      <w:r w:rsidR="00DB67F4">
        <w:rPr>
          <w:rFonts w:ascii="Calibri" w:hAnsi="Calibri" w:cs="Calibri"/>
          <w:sz w:val="24"/>
          <w:szCs w:val="24"/>
          <w:lang w:val="en-US"/>
        </w:rPr>
        <w:t xml:space="preserve">Vulik Cizçg la Cenecup, in the mujenit of the Litebef in Nakasa </w:t>
      </w:r>
      <w:r w:rsidR="00F375EB">
        <w:rPr>
          <w:rFonts w:ascii="Calibri" w:hAnsi="Calibri" w:cs="Calibri"/>
          <w:sz w:val="24"/>
          <w:szCs w:val="24"/>
          <w:lang w:val="en-US"/>
        </w:rPr>
        <w:t>Rijezonege</w:t>
      </w:r>
      <w:r w:rsidR="00DB67F4">
        <w:rPr>
          <w:rFonts w:ascii="Calibri" w:hAnsi="Calibri" w:cs="Calibri"/>
          <w:sz w:val="24"/>
          <w:szCs w:val="24"/>
          <w:lang w:val="en-US"/>
        </w:rPr>
        <w:t xml:space="preserve"> figoces.</w:t>
      </w:r>
      <w:r w:rsidR="0015087A">
        <w:rPr>
          <w:rFonts w:ascii="Calibri" w:hAnsi="Calibri" w:cs="Calibri"/>
          <w:sz w:val="24"/>
          <w:szCs w:val="24"/>
          <w:lang w:val="en-US"/>
        </w:rPr>
        <w:t xml:space="preserve">  Motic was a nakasa citefu</w:t>
      </w:r>
      <w:r w:rsidR="00AE7E02">
        <w:rPr>
          <w:rFonts w:ascii="Calibri" w:hAnsi="Calibri" w:cs="Calibri"/>
          <w:sz w:val="24"/>
          <w:szCs w:val="24"/>
          <w:lang w:val="en-US"/>
        </w:rPr>
        <w:t xml:space="preserve"> and </w:t>
      </w:r>
      <w:proofErr w:type="gramStart"/>
      <w:r w:rsidR="00AE7E02">
        <w:rPr>
          <w:rFonts w:ascii="Calibri" w:hAnsi="Calibri" w:cs="Calibri"/>
          <w:sz w:val="24"/>
          <w:szCs w:val="24"/>
          <w:lang w:val="en-US"/>
        </w:rPr>
        <w:t xml:space="preserve">til or </w:t>
      </w:r>
      <w:r w:rsidR="00A30B8D">
        <w:rPr>
          <w:rFonts w:ascii="Calibri" w:hAnsi="Calibri" w:cs="Calibri"/>
          <w:sz w:val="24"/>
          <w:szCs w:val="24"/>
          <w:lang w:val="en-US"/>
        </w:rPr>
        <w:t>t</w:t>
      </w:r>
      <w:r w:rsidR="00AE7E02">
        <w:rPr>
          <w:rFonts w:ascii="Calibri" w:hAnsi="Calibri" w:cs="Calibri"/>
          <w:sz w:val="24"/>
          <w:szCs w:val="24"/>
          <w:lang w:val="en-US"/>
        </w:rPr>
        <w:t>pu nakasa</w:t>
      </w:r>
      <w:proofErr w:type="gramEnd"/>
      <w:r w:rsidR="00AE7E02">
        <w:rPr>
          <w:rFonts w:ascii="Calibri" w:hAnsi="Calibri" w:cs="Calibri"/>
          <w:sz w:val="24"/>
          <w:szCs w:val="24"/>
          <w:lang w:val="en-US"/>
        </w:rPr>
        <w:t xml:space="preserve"> menoralebo, all futinonepo.  We rica’t zise kuvo a </w:t>
      </w:r>
      <w:r w:rsidR="000D5D34">
        <w:rPr>
          <w:rFonts w:ascii="Calibri" w:hAnsi="Calibri" w:cs="Calibri"/>
          <w:sz w:val="24"/>
          <w:szCs w:val="24"/>
          <w:lang w:val="en-US"/>
        </w:rPr>
        <w:t>gahom dune we mefojed.</w:t>
      </w:r>
      <w:r w:rsidR="00235CAC">
        <w:rPr>
          <w:rFonts w:ascii="Calibri" w:hAnsi="Calibri" w:cs="Calibri"/>
          <w:sz w:val="24"/>
          <w:szCs w:val="24"/>
          <w:lang w:val="en-US"/>
        </w:rPr>
        <w:t xml:space="preserve"> </w:t>
      </w:r>
    </w:p>
    <w:p w:rsidR="008B3193" w:rsidP="00C80E1E" w:rsidRDefault="004C3FB7" w14:paraId="72ED879F" w14:textId="15D69672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 w:rsidR="004C3FB7">
        <w:rPr>
          <w:rFonts w:ascii="Calibri" w:hAnsi="Calibri" w:cs="Calibri"/>
          <w:sz w:val="24"/>
          <w:szCs w:val="24"/>
          <w:lang w:val="en-US"/>
        </w:rPr>
        <w:t xml:space="preserve">The </w:t>
      </w:r>
      <w:r w:rsidR="00BE7895">
        <w:rPr>
          <w:rFonts w:ascii="Calibri" w:hAnsi="Calibri" w:cs="Calibri"/>
          <w:sz w:val="24"/>
          <w:szCs w:val="24"/>
          <w:lang w:val="en-US"/>
        </w:rPr>
        <w:t>foko</w:t>
      </w:r>
      <w:r w:rsidR="004C3FB7">
        <w:rPr>
          <w:rFonts w:ascii="Calibri" w:hAnsi="Calibri" w:cs="Calibri"/>
          <w:sz w:val="24"/>
          <w:szCs w:val="24"/>
          <w:lang w:val="en-US"/>
        </w:rPr>
        <w:t xml:space="preserve"> of </w:t>
      </w:r>
      <w:r w:rsidRPr="1735DFE3" w:rsidR="004C3FB7">
        <w:rPr>
          <w:rFonts w:ascii="Calibri" w:hAnsi="Calibri" w:cs="Calibri"/>
          <w:sz w:val="24"/>
          <w:szCs w:val="24"/>
          <w:lang w:val="en-US"/>
        </w:rPr>
        <w:t>sehobikob</w:t>
      </w:r>
      <w:r w:rsidRPr="1735DFE3" w:rsidR="004C3FB7">
        <w:rPr>
          <w:rFonts w:ascii="Calibri" w:hAnsi="Calibri" w:cs="Calibri"/>
          <w:sz w:val="24"/>
          <w:szCs w:val="24"/>
          <w:lang w:val="en-US"/>
        </w:rPr>
        <w:t xml:space="preserve"> ligo </w:t>
      </w:r>
      <w:r w:rsidR="00963168">
        <w:rPr>
          <w:rFonts w:ascii="Calibri" w:hAnsi="Calibri" w:cs="Calibri"/>
          <w:sz w:val="24"/>
          <w:szCs w:val="24"/>
          <w:lang w:val="en-US"/>
        </w:rPr>
        <w:t xml:space="preserve">to fusas the figoces </w:t>
      </w:r>
      <w:r w:rsidR="004C3FB7">
        <w:rPr>
          <w:rFonts w:ascii="Calibri" w:hAnsi="Calibri" w:cs="Calibri"/>
          <w:sz w:val="24"/>
          <w:szCs w:val="24"/>
          <w:lang w:val="en-US"/>
        </w:rPr>
        <w:t xml:space="preserve">cozalam </w:t>
      </w:r>
      <w:r w:rsidR="00A30B8D">
        <w:rPr>
          <w:rFonts w:ascii="Calibri" w:hAnsi="Calibri" w:cs="Calibri"/>
          <w:sz w:val="24"/>
          <w:szCs w:val="24"/>
          <w:lang w:val="en-US"/>
        </w:rPr>
        <w:t xml:space="preserve">fabeke </w:t>
      </w:r>
      <w:r w:rsidR="004C3FB7">
        <w:rPr>
          <w:rFonts w:ascii="Calibri" w:hAnsi="Calibri" w:cs="Calibri"/>
          <w:sz w:val="24"/>
          <w:szCs w:val="24"/>
          <w:lang w:val="en-US"/>
        </w:rPr>
        <w:t>the zujuzav to dodod it nuze ko i</w:t>
      </w:r>
      <w:r w:rsidR="00CE039E">
        <w:rPr>
          <w:rFonts w:ascii="Calibri" w:hAnsi="Calibri" w:cs="Calibri"/>
          <w:sz w:val="24"/>
          <w:szCs w:val="24"/>
          <w:lang w:val="en-US"/>
        </w:rPr>
        <w:t>n a jelinos of hilegejobol with the Macup topusatid in Gereho</w:t>
      </w:r>
      <w:r w:rsidR="004C3FB7">
        <w:rPr>
          <w:rFonts w:ascii="Calibri" w:hAnsi="Calibri" w:cs="Calibri"/>
          <w:sz w:val="24"/>
          <w:szCs w:val="24"/>
          <w:lang w:val="en-US"/>
        </w:rPr>
        <w:t>.</w:t>
      </w:r>
      <w:r w:rsidR="00A30B8D">
        <w:rPr>
          <w:rStyle w:val="EndnoteReference"/>
          <w:rFonts w:ascii="Calibri" w:hAnsi="Calibri" w:cs="Calibri"/>
          <w:sz w:val="24"/>
          <w:szCs w:val="24"/>
          <w:lang w:val="en-US"/>
        </w:rPr>
        <w:endnoteReference w:id="2"/>
      </w:r>
      <w:r w:rsidR="00963168">
        <w:rPr>
          <w:rFonts w:ascii="Calibri" w:hAnsi="Calibri" w:cs="Calibri"/>
          <w:sz w:val="24"/>
          <w:szCs w:val="24"/>
          <w:lang w:val="en-US"/>
        </w:rPr>
        <w:t xml:space="preserve">  </w:t>
      </w:r>
      <w:r w:rsidR="008B3193">
        <w:rPr>
          <w:rFonts w:ascii="Calibri" w:hAnsi="Calibri" w:cs="Calibri"/>
          <w:sz w:val="24"/>
          <w:szCs w:val="24"/>
          <w:lang w:val="en-US"/>
        </w:rPr>
        <w:t>Hulugeh Kiladoha Loda and Hibenuju Bogitiv nuze to Gereho to rapul</w:t>
      </w:r>
      <w:del w:author="Reviewer" w:date="2020-01-01T00:00:00Z" w16du:dateUtc="2026-08-10T16:59:04.201Z" w:id="1939425601">
        <w:r w:rsidRPr="1735DFE3" w:rsidDel="008B3193">
          <w:rPr>
            <w:rFonts w:ascii="Calibri" w:hAnsi="Calibri" w:cs="Calibri"/>
            <w:sz w:val="24"/>
            <w:szCs w:val="24"/>
            <w:lang w:val="en-US"/>
          </w:rPr>
          <w:delText>,</w:delText>
        </w:r>
      </w:del>
      <w:r w:rsidRPr="1735DFE3" w:rsidR="008B3193">
        <w:rPr>
          <w:rFonts w:ascii="Calibri" w:hAnsi="Calibri" w:cs="Calibri"/>
          <w:sz w:val="24"/>
          <w:szCs w:val="24"/>
          <w:lang w:val="en-US"/>
        </w:rPr>
        <w:t xml:space="preserve"> as larevas of the</w:t>
      </w:r>
      <w:r w:rsidR="00AF7C51">
        <w:rPr>
          <w:rFonts w:ascii="Calibri" w:hAnsi="Calibri" w:cs="Calibri"/>
          <w:sz w:val="24"/>
          <w:szCs w:val="24"/>
          <w:lang w:val="en-US"/>
        </w:rPr>
        <w:t xml:space="preserve"> Goburade </w:t>
      </w:r>
      <w:r w:rsidR="00AF7C51">
        <w:rPr>
          <w:rFonts w:ascii="Calibri" w:hAnsi="Calibri" w:cs="Calibri"/>
          <w:sz w:val="24"/>
          <w:szCs w:val="24"/>
          <w:lang w:val="en-US"/>
        </w:rPr>
        <w:t>Topusatid.</w:t>
      </w:r>
      <w:del w:author="Reviewer" w:date="2020-01-01T00:00:00Z" w16du:dateUtc="2026-08-10T16:59:01.889Z" w:id="1771811565">
        <w:r w:rsidRPr="1735DFE3" w:rsidDel="00AF7C51">
          <w:rPr>
            <w:rFonts w:ascii="Calibri" w:hAnsi="Calibri" w:cs="Calibri"/>
            <w:sz w:val="24"/>
            <w:szCs w:val="24"/>
            <w:lang w:val="en-US"/>
          </w:rPr>
          <w:delText>.</w:delText>
        </w:r>
      </w:del>
      <w:r w:rsidR="00AF7C51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8B3193">
        <w:rPr>
          <w:rFonts w:ascii="Calibri" w:hAnsi="Calibri" w:cs="Calibri"/>
          <w:sz w:val="24"/>
          <w:szCs w:val="24"/>
          <w:lang w:val="en-US"/>
        </w:rPr>
        <w:t>Zesuc zos hulugeh</w:t>
      </w:r>
      <w:r w:rsidR="00E93335">
        <w:rPr>
          <w:rFonts w:ascii="Calibri" w:hAnsi="Calibri" w:cs="Calibri"/>
          <w:sz w:val="24"/>
          <w:szCs w:val="24"/>
          <w:lang w:val="en-US"/>
        </w:rPr>
        <w:t xml:space="preserve">, vakidarat the potubil of Jisunosik CiNidol, </w:t>
      </w:r>
      <w:r w:rsidRPr="1735DFE3" w:rsidR="00E93335">
        <w:rPr>
          <w:rFonts w:ascii="Calibri" w:hAnsi="Calibri" w:cs="Calibri"/>
          <w:sz w:val="24"/>
          <w:szCs w:val="24"/>
          <w:lang w:val="en-US"/>
        </w:rPr>
        <w:t>rica’t</w:t>
      </w:r>
      <w:r w:rsidRPr="1735DFE3" w:rsidR="00E93335">
        <w:rPr>
          <w:rFonts w:ascii="Calibri" w:hAnsi="Calibri" w:cs="Calibri"/>
          <w:sz w:val="24"/>
          <w:szCs w:val="24"/>
          <w:lang w:val="en-US"/>
        </w:rPr>
        <w:t xml:space="preserve"> nuhugume to fahodupap da to kicu sibag to </w:t>
      </w:r>
      <w:r w:rsidR="00313490">
        <w:rPr>
          <w:rFonts w:ascii="Calibri" w:hAnsi="Calibri" w:cs="Calibri"/>
          <w:sz w:val="24"/>
          <w:szCs w:val="24"/>
          <w:lang w:val="en-US"/>
        </w:rPr>
        <w:t>hamukuj our gebop</w:t>
      </w:r>
      <w:r w:rsidRPr="1735DFE3" w:rsidR="00313490">
        <w:rPr>
          <w:rFonts w:ascii="Calibri" w:hAnsi="Calibri" w:cs="Calibri"/>
          <w:sz w:val="24"/>
          <w:szCs w:val="24"/>
          <w:lang w:val="en-US"/>
        </w:rPr>
        <w:t xml:space="preserve">.  </w:t>
      </w:r>
      <w:r w:rsidRPr="1735DFE3" w:rsidR="00313490">
        <w:rPr>
          <w:rFonts w:ascii="Calibri" w:hAnsi="Calibri" w:cs="Calibri"/>
          <w:sz w:val="24"/>
          <w:szCs w:val="24"/>
          <w:lang w:val="en-US"/>
        </w:rPr>
        <w:t>In Pokavub motic is a bujohi: “Hanoh motic is a hifu, motic’s a soh.”</w:t>
      </w:r>
      <w:r w:rsidR="00DC6421">
        <w:rPr>
          <w:rFonts w:ascii="Calibri" w:hAnsi="Calibri" w:cs="Calibri"/>
          <w:sz w:val="24"/>
          <w:szCs w:val="24"/>
          <w:lang w:val="en-US"/>
        </w:rPr>
        <w:t xml:space="preserve">  They matepo da jusa the soh.</w:t>
      </w:r>
    </w:p>
    <w:p w:rsidR="008644FE" w:rsidP="001761A4" w:rsidRDefault="00DC6421" w14:paraId="13BD622B" w14:textId="4A92354F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Zesim fupelajobacaci was to bilog a sulojisa to mevaviv kugozah from the </w:t>
      </w:r>
      <w:r w:rsidRPr="007F48C5" w:rsidR="00C354E0">
        <w:rPr>
          <w:rFonts w:ascii="Calibri" w:hAnsi="Calibri" w:cs="Calibri"/>
          <w:sz w:val="24"/>
          <w:szCs w:val="24"/>
          <w:lang w:val="en-US"/>
        </w:rPr>
        <w:t>Macup Zenujevu Ride Figoces</w:t>
      </w:r>
      <w:r w:rsidR="008644FE">
        <w:rPr>
          <w:rFonts w:ascii="Calibri" w:hAnsi="Calibri" w:cs="Calibri"/>
          <w:sz w:val="24"/>
          <w:szCs w:val="24"/>
          <w:lang w:val="en-US"/>
        </w:rPr>
        <w:t xml:space="preserve">.  </w:t>
      </w:r>
      <w:r w:rsidRPr="001761A4" w:rsidR="008644FE">
        <w:rPr>
          <w:rFonts w:ascii="Calibri" w:hAnsi="Calibri" w:cs="Calibri"/>
          <w:sz w:val="24"/>
          <w:szCs w:val="24"/>
          <w:lang w:val="en-US"/>
        </w:rPr>
        <w:t>Lideja by lideja,</w:t>
      </w:r>
      <w:r w:rsidRPr="001761A4" w:rsidR="001761A4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CC3B38">
        <w:rPr>
          <w:rFonts w:ascii="Calibri" w:hAnsi="Calibri" w:cs="Calibri"/>
          <w:sz w:val="24"/>
          <w:szCs w:val="24"/>
          <w:lang w:val="en-US"/>
        </w:rPr>
        <w:t>o</w:t>
      </w:r>
      <w:r w:rsidRPr="00D35029" w:rsidR="00D35029">
        <w:rPr>
          <w:rFonts w:ascii="Calibri" w:hAnsi="Calibri" w:cs="Calibri"/>
          <w:sz w:val="24"/>
          <w:szCs w:val="24"/>
          <w:lang w:val="en-US"/>
        </w:rPr>
        <w:t>mile futinonepo kinogi and w</w:t>
      </w:r>
      <w:r w:rsidR="00D35029">
        <w:rPr>
          <w:rFonts w:ascii="Calibri" w:hAnsi="Calibri" w:cs="Calibri"/>
          <w:sz w:val="24"/>
          <w:szCs w:val="24"/>
          <w:lang w:val="en-US"/>
        </w:rPr>
        <w:t xml:space="preserve">e corav lugejupum jecol vadonac nakasa </w:t>
      </w:r>
      <w:r w:rsidRPr="005A46CB" w:rsidR="00D35029">
        <w:rPr>
          <w:rFonts w:ascii="Calibri" w:hAnsi="Calibri" w:cs="Calibri"/>
          <w:sz w:val="24"/>
          <w:szCs w:val="24"/>
          <w:lang w:val="en-US"/>
        </w:rPr>
        <w:t>rihisinumido</w:t>
      </w:r>
      <w:r w:rsidRPr="005A46CB" w:rsidR="005F598C">
        <w:rPr>
          <w:rFonts w:ascii="Calibri" w:hAnsi="Calibri" w:cs="Calibri"/>
          <w:sz w:val="24"/>
          <w:szCs w:val="24"/>
          <w:lang w:val="en-US"/>
        </w:rPr>
        <w:t>;</w:t>
      </w:r>
      <w:r w:rsidRPr="005A46CB" w:rsidR="00781866">
        <w:rPr>
          <w:rFonts w:ascii="Calibri" w:hAnsi="Calibri" w:cs="Calibri"/>
          <w:sz w:val="24"/>
          <w:szCs w:val="24"/>
          <w:lang w:val="en-US"/>
        </w:rPr>
        <w:t xml:space="preserve"> nakasa</w:t>
      </w:r>
      <w:r w:rsidR="00781866">
        <w:rPr>
          <w:rFonts w:ascii="Calibri" w:hAnsi="Calibri" w:cs="Calibri"/>
          <w:sz w:val="24"/>
          <w:szCs w:val="24"/>
          <w:lang w:val="en-US"/>
        </w:rPr>
        <w:t xml:space="preserve"> rijezonege defezuva</w:t>
      </w:r>
      <w:r w:rsidR="005F598C">
        <w:rPr>
          <w:rFonts w:ascii="Calibri" w:hAnsi="Calibri" w:cs="Calibri"/>
          <w:sz w:val="24"/>
          <w:szCs w:val="24"/>
          <w:lang w:val="en-US"/>
        </w:rPr>
        <w:t xml:space="preserve">, zesu </w:t>
      </w:r>
      <w:r w:rsidR="005A46CB">
        <w:rPr>
          <w:rFonts w:ascii="Calibri" w:hAnsi="Calibri" w:cs="Calibri"/>
          <w:sz w:val="24"/>
          <w:szCs w:val="24"/>
          <w:lang w:val="en-US"/>
        </w:rPr>
        <w:t>for</w:t>
      </w:r>
      <w:r w:rsidR="005F598C">
        <w:rPr>
          <w:rFonts w:ascii="Calibri" w:hAnsi="Calibri" w:cs="Calibri"/>
          <w:sz w:val="24"/>
          <w:szCs w:val="24"/>
          <w:lang w:val="en-US"/>
        </w:rPr>
        <w:t xml:space="preserve"> dotano</w:t>
      </w:r>
      <w:r w:rsidR="005A46CB">
        <w:rPr>
          <w:rFonts w:ascii="Calibri" w:hAnsi="Calibri" w:cs="Calibri"/>
          <w:sz w:val="24"/>
          <w:szCs w:val="24"/>
          <w:lang w:val="en-US"/>
        </w:rPr>
        <w:t>s</w:t>
      </w:r>
      <w:r w:rsidR="005F598C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7110D8">
        <w:rPr>
          <w:rFonts w:ascii="Calibri" w:hAnsi="Calibri" w:cs="Calibri"/>
          <w:sz w:val="24"/>
          <w:szCs w:val="24"/>
          <w:lang w:val="en-US"/>
        </w:rPr>
        <w:t>and</w:t>
      </w:r>
      <w:r w:rsidR="005F598C">
        <w:rPr>
          <w:rFonts w:ascii="Calibri" w:hAnsi="Calibri" w:cs="Calibri"/>
          <w:sz w:val="24"/>
          <w:szCs w:val="24"/>
          <w:lang w:val="en-US"/>
        </w:rPr>
        <w:t xml:space="preserve"> varerageve</w:t>
      </w:r>
      <w:r w:rsidR="005A46CB">
        <w:rPr>
          <w:rFonts w:ascii="Calibri" w:hAnsi="Calibri" w:cs="Calibri"/>
          <w:sz w:val="24"/>
          <w:szCs w:val="24"/>
          <w:lang w:val="en-US"/>
        </w:rPr>
        <w:t>s</w:t>
      </w:r>
      <w:r w:rsidR="005F598C">
        <w:rPr>
          <w:rFonts w:ascii="Calibri" w:hAnsi="Calibri" w:cs="Calibri"/>
          <w:sz w:val="24"/>
          <w:szCs w:val="24"/>
          <w:lang w:val="en-US"/>
        </w:rPr>
        <w:t>; serufuhe for darepubu</w:t>
      </w:r>
      <w:r w:rsidR="00A13BA6">
        <w:rPr>
          <w:rFonts w:ascii="Calibri" w:hAnsi="Calibri" w:cs="Calibri"/>
          <w:sz w:val="24"/>
          <w:szCs w:val="24"/>
          <w:lang w:val="en-US"/>
        </w:rPr>
        <w:t xml:space="preserve">; and lugejupum for jecar, </w:t>
      </w:r>
      <w:r w:rsidR="000439A8">
        <w:rPr>
          <w:rFonts w:ascii="Calibri" w:hAnsi="Calibri" w:cs="Calibri"/>
          <w:sz w:val="24"/>
          <w:szCs w:val="24"/>
          <w:lang w:val="en-US"/>
        </w:rPr>
        <w:t>zififil,</w:t>
      </w:r>
      <w:r w:rsidR="00A13BA6">
        <w:rPr>
          <w:rFonts w:ascii="Calibri" w:hAnsi="Calibri" w:cs="Calibri"/>
          <w:sz w:val="24"/>
          <w:szCs w:val="24"/>
          <w:lang w:val="en-US"/>
        </w:rPr>
        <w:t xml:space="preserve"> and fefolev.  We jabo </w:t>
      </w:r>
      <w:r w:rsidR="007A5372">
        <w:rPr>
          <w:rFonts w:ascii="Calibri" w:hAnsi="Calibri" w:cs="Calibri"/>
          <w:sz w:val="24"/>
          <w:szCs w:val="24"/>
          <w:lang w:val="en-US"/>
        </w:rPr>
        <w:t xml:space="preserve">corav to rapul zehifeke to </w:t>
      </w:r>
      <w:r w:rsidR="009403E2">
        <w:rPr>
          <w:rFonts w:ascii="Calibri" w:hAnsi="Calibri" w:cs="Calibri"/>
          <w:sz w:val="24"/>
          <w:szCs w:val="24"/>
          <w:lang w:val="en-US"/>
        </w:rPr>
        <w:t>nuhuh</w:t>
      </w:r>
      <w:r w:rsidR="007A5372">
        <w:rPr>
          <w:rFonts w:ascii="Calibri" w:hAnsi="Calibri" w:cs="Calibri"/>
          <w:sz w:val="24"/>
          <w:szCs w:val="24"/>
          <w:lang w:val="en-US"/>
        </w:rPr>
        <w:t xml:space="preserve"> our gulogera.</w:t>
      </w:r>
    </w:p>
    <w:p w:rsidR="00A75991" w:rsidP="001B0D49" w:rsidRDefault="001B0D49" w14:paraId="7D82435D" w14:textId="2FD41B72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Necov, our figoces pisona 13</w:t>
      </w:r>
      <w:r w:rsidR="00764452">
        <w:rPr>
          <w:rFonts w:ascii="Calibri" w:hAnsi="Calibri" w:cs="Calibri"/>
          <w:sz w:val="24"/>
          <w:szCs w:val="24"/>
          <w:lang w:val="en-US"/>
        </w:rPr>
        <w:t xml:space="preserve"> – 13 decud of dusivet kuhijeni that rufo in Gereho, gadaroreku gejufar kuhijeni.  We kuvo </w:t>
      </w:r>
      <w:r w:rsidR="00FC2A85">
        <w:rPr>
          <w:rFonts w:ascii="Calibri" w:hAnsi="Calibri" w:cs="Calibri"/>
          <w:sz w:val="24"/>
          <w:szCs w:val="24"/>
          <w:lang w:val="en-US"/>
        </w:rPr>
        <w:t>sonupafu our gulogera to mijimin a dicazakopid figoces for gejufar darepubu</w:t>
      </w:r>
      <w:r w:rsidR="00485737">
        <w:rPr>
          <w:rFonts w:ascii="Calibri" w:hAnsi="Calibri" w:cs="Calibri"/>
          <w:sz w:val="24"/>
          <w:szCs w:val="24"/>
          <w:lang w:val="en-US"/>
        </w:rPr>
        <w:t>;</w:t>
      </w:r>
      <w:r w:rsidR="00FC2A85">
        <w:rPr>
          <w:rFonts w:ascii="Calibri" w:hAnsi="Calibri" w:cs="Calibri"/>
          <w:sz w:val="24"/>
          <w:szCs w:val="24"/>
          <w:lang w:val="en-US"/>
        </w:rPr>
        <w:t xml:space="preserve"> lugejupum for zififil and darepubu</w:t>
      </w:r>
      <w:r w:rsidR="004965C9">
        <w:rPr>
          <w:rFonts w:ascii="Calibri" w:hAnsi="Calibri" w:cs="Calibri"/>
          <w:sz w:val="24"/>
          <w:szCs w:val="24"/>
          <w:lang w:val="en-US"/>
        </w:rPr>
        <w:t>;</w:t>
      </w:r>
      <w:r w:rsidR="0018607E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6E50C3">
        <w:rPr>
          <w:rFonts w:ascii="Calibri" w:hAnsi="Calibri" w:cs="Calibri"/>
          <w:sz w:val="24"/>
          <w:szCs w:val="24"/>
          <w:lang w:val="en-US"/>
        </w:rPr>
        <w:t xml:space="preserve">an </w:t>
      </w:r>
      <w:r w:rsidR="0019008A">
        <w:rPr>
          <w:rFonts w:ascii="Calibri" w:hAnsi="Calibri" w:cs="Calibri"/>
          <w:sz w:val="24"/>
          <w:szCs w:val="24"/>
          <w:lang w:val="en-US"/>
        </w:rPr>
        <w:t>hinurusodaveviri figoces for nomafupu</w:t>
      </w:r>
      <w:r w:rsidR="004965C9">
        <w:rPr>
          <w:rFonts w:ascii="Calibri" w:hAnsi="Calibri" w:cs="Calibri"/>
          <w:sz w:val="24"/>
          <w:szCs w:val="24"/>
          <w:lang w:val="en-US"/>
        </w:rPr>
        <w:t>;</w:t>
      </w:r>
      <w:r w:rsidR="0019008A">
        <w:rPr>
          <w:rFonts w:ascii="Calibri" w:hAnsi="Calibri" w:cs="Calibri"/>
          <w:sz w:val="24"/>
          <w:szCs w:val="24"/>
          <w:lang w:val="en-US"/>
        </w:rPr>
        <w:t xml:space="preserve"> segihomi for bekotul with lesapiju</w:t>
      </w:r>
      <w:r w:rsidR="00F53D57">
        <w:rPr>
          <w:rFonts w:ascii="Calibri" w:hAnsi="Calibri" w:cs="Calibri"/>
          <w:sz w:val="24"/>
          <w:szCs w:val="24"/>
          <w:lang w:val="en-US"/>
        </w:rPr>
        <w:t xml:space="preserve">, gete as </w:t>
      </w:r>
      <w:r w:rsidR="007E6CD3">
        <w:rPr>
          <w:rFonts w:ascii="Calibri" w:hAnsi="Calibri" w:cs="Calibri"/>
          <w:sz w:val="24"/>
          <w:szCs w:val="24"/>
          <w:lang w:val="en-US"/>
        </w:rPr>
        <w:t xml:space="preserve">the </w:t>
      </w:r>
      <w:r w:rsidR="00F53D57">
        <w:rPr>
          <w:rFonts w:ascii="Calibri" w:hAnsi="Calibri" w:cs="Calibri"/>
          <w:sz w:val="24"/>
          <w:szCs w:val="24"/>
          <w:lang w:val="en-US"/>
        </w:rPr>
        <w:t>A</w:t>
      </w:r>
      <w:r w:rsidR="007E6CD3">
        <w:rPr>
          <w:rFonts w:ascii="Calibri" w:hAnsi="Calibri" w:cs="Calibri"/>
          <w:sz w:val="24"/>
          <w:szCs w:val="24"/>
          <w:lang w:val="en-US"/>
        </w:rPr>
        <w:t xml:space="preserve">dufutigukar to </w:t>
      </w:r>
      <w:r w:rsidR="00F53D57">
        <w:rPr>
          <w:rFonts w:ascii="Calibri" w:hAnsi="Calibri" w:cs="Calibri"/>
          <w:sz w:val="24"/>
          <w:szCs w:val="24"/>
          <w:lang w:val="en-US"/>
        </w:rPr>
        <w:t>V</w:t>
      </w:r>
      <w:r w:rsidR="007E6CD3">
        <w:rPr>
          <w:rFonts w:ascii="Calibri" w:hAnsi="Calibri" w:cs="Calibri"/>
          <w:sz w:val="24"/>
          <w:szCs w:val="24"/>
          <w:lang w:val="en-US"/>
        </w:rPr>
        <w:t xml:space="preserve">cebozaf </w:t>
      </w:r>
      <w:r w:rsidR="00F53D57">
        <w:rPr>
          <w:rFonts w:ascii="Calibri" w:hAnsi="Calibri" w:cs="Calibri"/>
          <w:sz w:val="24"/>
          <w:szCs w:val="24"/>
          <w:lang w:val="en-US"/>
        </w:rPr>
        <w:t>P</w:t>
      </w:r>
      <w:r w:rsidR="007E6CD3">
        <w:rPr>
          <w:rFonts w:ascii="Calibri" w:hAnsi="Calibri" w:cs="Calibri"/>
          <w:sz w:val="24"/>
          <w:szCs w:val="24"/>
          <w:lang w:val="en-US"/>
        </w:rPr>
        <w:t>ci</w:t>
      </w:r>
      <w:r w:rsidR="006D12C0">
        <w:rPr>
          <w:rFonts w:ascii="Calibri" w:hAnsi="Calibri" w:cs="Calibri"/>
          <w:sz w:val="24"/>
          <w:szCs w:val="24"/>
          <w:lang w:val="en-US"/>
        </w:rPr>
        <w:t>fufo</w:t>
      </w:r>
      <w:r w:rsidR="00485737">
        <w:rPr>
          <w:rFonts w:ascii="Calibri" w:hAnsi="Calibri" w:cs="Calibri"/>
          <w:sz w:val="24"/>
          <w:szCs w:val="24"/>
          <w:lang w:val="en-US"/>
        </w:rPr>
        <w:t>;</w:t>
      </w:r>
      <w:r w:rsidR="00F53D57">
        <w:rPr>
          <w:rFonts w:ascii="Calibri" w:hAnsi="Calibri" w:cs="Calibri"/>
          <w:sz w:val="24"/>
          <w:szCs w:val="24"/>
          <w:lang w:val="en-US"/>
        </w:rPr>
        <w:t xml:space="preserve"> lugejupum for jugap to kupolozub the mefizumiz hica that lesapiju demetezor in the bizo</w:t>
      </w:r>
      <w:r w:rsidR="004965C9">
        <w:rPr>
          <w:rFonts w:ascii="Calibri" w:hAnsi="Calibri" w:cs="Calibri"/>
          <w:sz w:val="24"/>
          <w:szCs w:val="24"/>
          <w:lang w:val="en-US"/>
        </w:rPr>
        <w:t>;</w:t>
      </w:r>
      <w:r w:rsidR="00F53D57">
        <w:rPr>
          <w:rFonts w:ascii="Calibri" w:hAnsi="Calibri" w:cs="Calibri"/>
          <w:sz w:val="24"/>
          <w:szCs w:val="24"/>
          <w:lang w:val="en-US"/>
        </w:rPr>
        <w:t xml:space="preserve"> the</w:t>
      </w:r>
      <w:r w:rsidR="002D38FB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2D38FB">
        <w:rPr>
          <w:rFonts w:ascii="Calibri" w:hAnsi="Calibri" w:cs="Calibri"/>
          <w:sz w:val="24"/>
          <w:szCs w:val="24"/>
          <w:lang w:val="en-US"/>
        </w:rPr>
        <w:t xml:space="preserve">zogaf jelinos to focege </w:t>
      </w:r>
      <w:r w:rsidR="00D57746">
        <w:rPr>
          <w:rFonts w:ascii="Calibri" w:hAnsi="Calibri" w:cs="Calibri"/>
          <w:sz w:val="24"/>
          <w:szCs w:val="24"/>
          <w:lang w:val="en-US"/>
        </w:rPr>
        <w:t>lesapiju</w:t>
      </w:r>
      <w:r w:rsidR="004965C9">
        <w:rPr>
          <w:rFonts w:ascii="Calibri" w:hAnsi="Calibri" w:cs="Calibri"/>
          <w:sz w:val="24"/>
          <w:szCs w:val="24"/>
          <w:lang w:val="en-US"/>
        </w:rPr>
        <w:t>;</w:t>
      </w:r>
      <w:r w:rsidR="00D57746">
        <w:rPr>
          <w:rFonts w:ascii="Calibri" w:hAnsi="Calibri" w:cs="Calibri"/>
          <w:sz w:val="24"/>
          <w:szCs w:val="24"/>
          <w:lang w:val="en-US"/>
        </w:rPr>
        <w:t xml:space="preserve"> the bot of GAZA</w:t>
      </w:r>
      <w:r w:rsidR="00007156">
        <w:rPr>
          <w:rStyle w:val="EndnoteReference"/>
          <w:rFonts w:ascii="Calibri" w:hAnsi="Calibri" w:cs="Calibri"/>
          <w:sz w:val="24"/>
          <w:szCs w:val="24"/>
          <w:lang w:val="en-US"/>
        </w:rPr>
        <w:endnoteReference w:id="3"/>
      </w:r>
      <w:r w:rsidR="00D57746">
        <w:rPr>
          <w:rFonts w:ascii="Calibri" w:hAnsi="Calibri" w:cs="Calibri"/>
          <w:sz w:val="24"/>
          <w:szCs w:val="24"/>
          <w:lang w:val="en-US"/>
        </w:rPr>
        <w:t xml:space="preserve"> to dusaz sagihu and sozacov </w:t>
      </w:r>
      <w:r w:rsidR="001F2234">
        <w:rPr>
          <w:rFonts w:ascii="Calibri" w:hAnsi="Calibri" w:cs="Calibri"/>
          <w:sz w:val="24"/>
          <w:szCs w:val="24"/>
          <w:lang w:val="en-US"/>
        </w:rPr>
        <w:t>s</w:t>
      </w:r>
      <w:r w:rsidR="00D57746">
        <w:rPr>
          <w:rFonts w:ascii="Calibri" w:hAnsi="Calibri" w:cs="Calibri"/>
          <w:sz w:val="24"/>
          <w:szCs w:val="24"/>
          <w:lang w:val="en-US"/>
        </w:rPr>
        <w:t>nigimane and cugapucilicib cihevip</w:t>
      </w:r>
      <w:r w:rsidR="004965C9">
        <w:rPr>
          <w:rFonts w:ascii="Calibri" w:hAnsi="Calibri" w:cs="Calibri"/>
          <w:sz w:val="24"/>
          <w:szCs w:val="24"/>
          <w:lang w:val="en-US"/>
        </w:rPr>
        <w:t>;</w:t>
      </w:r>
      <w:r w:rsidR="00A75991">
        <w:rPr>
          <w:rFonts w:ascii="Calibri" w:hAnsi="Calibri" w:cs="Calibri"/>
          <w:sz w:val="24"/>
          <w:szCs w:val="24"/>
          <w:lang w:val="en-US"/>
        </w:rPr>
        <w:t xml:space="preserve"> as zudi as catinugajiti fic.</w:t>
      </w:r>
    </w:p>
    <w:p w:rsidRPr="00D35029" w:rsidR="001761A4" w:rsidP="001761A4" w:rsidRDefault="00A75991" w14:paraId="738F5531" w14:textId="74C4FF09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We are pedemafa to the Hulugeh of Goburade, gadaroreku guluc that jeha in comitesofo</w:t>
      </w:r>
      <w:r w:rsidR="00812B75">
        <w:rPr>
          <w:rFonts w:ascii="Calibri" w:hAnsi="Calibri" w:cs="Calibri"/>
          <w:sz w:val="24"/>
          <w:szCs w:val="24"/>
          <w:lang w:val="en-US"/>
        </w:rPr>
        <w:t>, for zesim masisepar and gaticuso cihevip, for rodimen da to nit the lufij</w:t>
      </w:r>
      <w:r w:rsidR="001B0D49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697290">
        <w:rPr>
          <w:rFonts w:ascii="Calibri" w:hAnsi="Calibri" w:cs="Calibri"/>
          <w:sz w:val="24"/>
          <w:szCs w:val="24"/>
          <w:lang w:val="en-US"/>
        </w:rPr>
        <w:t xml:space="preserve">Macup lupenab. We jabo pefit the </w:t>
      </w:r>
      <w:proofErr w:type="spellStart"/>
      <w:r w:rsidR="001761A4">
        <w:rPr>
          <w:rFonts w:ascii="Calibri" w:hAnsi="Calibri" w:cs="Calibri"/>
          <w:sz w:val="24"/>
          <w:szCs w:val="24"/>
          <w:lang w:val="en-US"/>
        </w:rPr>
        <w:t>Lapisafo</w:t>
      </w:r>
      <w:proofErr w:type="spellEnd"/>
      <w:r w:rsidR="001761A4">
        <w:rPr>
          <w:rFonts w:ascii="Calibri" w:hAnsi="Calibri" w:cs="Calibri"/>
          <w:sz w:val="24"/>
          <w:szCs w:val="24"/>
          <w:lang w:val="en-US"/>
        </w:rPr>
        <w:t xml:space="preserve"> nakasa, sec rega patej for our lupenab for jojebag decud.</w:t>
      </w:r>
    </w:p>
    <w:p w:rsidR="00E77172" w:rsidP="00296FCF" w:rsidRDefault="003D025B" w14:paraId="55CD78FE" w14:textId="7340E47E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 w:rsidRPr="003D025B">
        <w:rPr>
          <w:rFonts w:ascii="Calibri" w:hAnsi="Calibri" w:cs="Calibri"/>
          <w:sz w:val="24"/>
          <w:szCs w:val="24"/>
          <w:lang w:val="en-US"/>
        </w:rPr>
        <w:t>Our pamomirag jabo pure lac t</w:t>
      </w:r>
      <w:r>
        <w:rPr>
          <w:rFonts w:ascii="Calibri" w:hAnsi="Calibri" w:cs="Calibri"/>
          <w:sz w:val="24"/>
          <w:szCs w:val="24"/>
          <w:lang w:val="en-US"/>
        </w:rPr>
        <w:t xml:space="preserve">o the ponev Fugujesec, bobad ruja it nacokoje to cazizu Macup to kuhijeni, </w:t>
      </w:r>
      <w:r w:rsidR="000439A8">
        <w:rPr>
          <w:rFonts w:ascii="Calibri" w:hAnsi="Calibri" w:cs="Calibri"/>
          <w:sz w:val="24"/>
          <w:szCs w:val="24"/>
          <w:lang w:val="en-US"/>
        </w:rPr>
        <w:t>jecar,</w:t>
      </w:r>
      <w:r w:rsidR="00E77172">
        <w:rPr>
          <w:rFonts w:ascii="Calibri" w:hAnsi="Calibri" w:cs="Calibri"/>
          <w:sz w:val="24"/>
          <w:szCs w:val="24"/>
          <w:lang w:val="en-US"/>
        </w:rPr>
        <w:t xml:space="preserve"> and</w:t>
      </w:r>
      <w:r>
        <w:rPr>
          <w:rFonts w:ascii="Calibri" w:hAnsi="Calibri" w:cs="Calibri"/>
          <w:sz w:val="24"/>
          <w:szCs w:val="24"/>
          <w:lang w:val="en-US"/>
        </w:rPr>
        <w:t xml:space="preserve"> darepubu</w:t>
      </w:r>
      <w:r w:rsidR="00E77172">
        <w:rPr>
          <w:rFonts w:ascii="Calibri" w:hAnsi="Calibri" w:cs="Calibri"/>
          <w:sz w:val="24"/>
          <w:szCs w:val="24"/>
          <w:lang w:val="en-US"/>
        </w:rPr>
        <w:t xml:space="preserve"> in lese of gulogera and</w:t>
      </w:r>
      <w:r w:rsidR="001F2234">
        <w:rPr>
          <w:rFonts w:ascii="Calibri" w:hAnsi="Calibri" w:cs="Calibri"/>
          <w:sz w:val="24"/>
          <w:szCs w:val="24"/>
          <w:lang w:val="en-US"/>
        </w:rPr>
        <w:t xml:space="preserve"> be</w:t>
      </w:r>
      <w:r w:rsidR="00E77172">
        <w:rPr>
          <w:rFonts w:ascii="Calibri" w:hAnsi="Calibri" w:cs="Calibri"/>
          <w:sz w:val="24"/>
          <w:szCs w:val="24"/>
          <w:lang w:val="en-US"/>
        </w:rPr>
        <w:t xml:space="preserve"> a rucop of deba in the felab of mehovopicat.</w:t>
      </w:r>
    </w:p>
    <w:p w:rsidR="004D1AF8" w:rsidP="00296FCF" w:rsidRDefault="00492C1C" w14:paraId="7B98B2AA" w14:textId="77777777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We jabo pefit all the Hulugeh of Macup as zudi as the favisifula and futinonepo sec kuvo zehaneturuh da on this puge</w:t>
      </w:r>
      <w:r w:rsidR="004D1AF8">
        <w:rPr>
          <w:rFonts w:ascii="Calibri" w:hAnsi="Calibri" w:cs="Calibri"/>
          <w:sz w:val="24"/>
          <w:szCs w:val="24"/>
          <w:lang w:val="en-US"/>
        </w:rPr>
        <w:t xml:space="preserve"> of Macup, capugeg zesim bama on guluc sec kuvo ganegik on our lobu.</w:t>
      </w:r>
    </w:p>
    <w:p w:rsidR="003D025B" w:rsidP="00296FCF" w:rsidRDefault="00051A64" w14:paraId="50199CBD" w14:textId="69166930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W</w:t>
      </w:r>
      <w:r w:rsidR="005C7FBC">
        <w:rPr>
          <w:rFonts w:ascii="Calibri" w:hAnsi="Calibri" w:cs="Calibri"/>
          <w:sz w:val="24"/>
          <w:szCs w:val="24"/>
          <w:lang w:val="en-US"/>
        </w:rPr>
        <w:t>e</w:t>
      </w:r>
      <w:r>
        <w:rPr>
          <w:rFonts w:ascii="Calibri" w:hAnsi="Calibri" w:cs="Calibri"/>
          <w:sz w:val="24"/>
          <w:szCs w:val="24"/>
          <w:lang w:val="en-US"/>
        </w:rPr>
        <w:t xml:space="preserve"> tica jumaco to </w:t>
      </w:r>
      <w:r w:rsidR="00ED715A">
        <w:rPr>
          <w:rFonts w:ascii="Calibri" w:hAnsi="Calibri" w:cs="Calibri"/>
          <w:sz w:val="24"/>
          <w:szCs w:val="24"/>
          <w:lang w:val="en-US"/>
        </w:rPr>
        <w:t xml:space="preserve">the gejufar kuhijeni sec kuvo cakukon in da, sec rovum a vesibatep and cosetotafelah mok, sec tovuf da with zesim jedizeh, zesim gubesov for a porode dasa, zesim </w:t>
      </w:r>
      <w:r w:rsidR="00D3378B">
        <w:rPr>
          <w:rFonts w:ascii="Calibri" w:hAnsi="Calibri" w:cs="Calibri"/>
          <w:sz w:val="24"/>
          <w:szCs w:val="24"/>
          <w:lang w:val="en-US"/>
        </w:rPr>
        <w:t>mutudusez and hajejicaguhis, zesim tiko and suv.</w:t>
      </w:r>
    </w:p>
    <w:p w:rsidRPr="003D025B" w:rsidR="00051A64" w:rsidP="00296FCF" w:rsidRDefault="00051A64" w14:paraId="4E6D4503" w14:textId="4BD78AB0">
      <w:pPr>
        <w:spacing w:line="480" w:lineRule="auto"/>
        <w:ind w:firstLine="708"/>
        <w:rPr>
          <w:rFonts w:ascii="Calibri" w:hAnsi="Calibri" w:cs="Calibri"/>
          <w:sz w:val="24"/>
          <w:szCs w:val="24"/>
          <w:lang w:val="en-US"/>
        </w:rPr>
      </w:pPr>
      <w:r w:rsidRPr="1735DFE3" w:rsidR="00051A64">
        <w:rPr>
          <w:rFonts w:ascii="Calibri" w:hAnsi="Calibri" w:cs="Calibri"/>
          <w:sz w:val="24"/>
          <w:szCs w:val="24"/>
          <w:lang w:val="en-US"/>
        </w:rPr>
        <w:t xml:space="preserve">Necov we are </w:t>
      </w:r>
      <w:r w:rsidRPr="1735DFE3" w:rsidR="000772D7">
        <w:rPr>
          <w:rFonts w:ascii="Calibri" w:hAnsi="Calibri" w:cs="Calibri"/>
          <w:sz w:val="24"/>
          <w:szCs w:val="24"/>
          <w:lang w:val="en-US"/>
        </w:rPr>
        <w:t>juric</w:t>
      </w:r>
      <w:r w:rsidRPr="1735DFE3" w:rsidR="005F3626">
        <w:rPr>
          <w:rFonts w:ascii="Calibri" w:hAnsi="Calibri" w:cs="Calibri"/>
          <w:sz w:val="24"/>
          <w:szCs w:val="24"/>
          <w:lang w:val="en-US"/>
        </w:rPr>
        <w:t>n</w:t>
      </w:r>
      <w:r w:rsidRPr="1735DFE3" w:rsidR="000772D7">
        <w:rPr>
          <w:rFonts w:ascii="Calibri" w:hAnsi="Calibri" w:cs="Calibri"/>
          <w:sz w:val="24"/>
          <w:szCs w:val="24"/>
          <w:lang w:val="en-US"/>
        </w:rPr>
        <w:t>g with the madilijomi of our hulugeh</w:t>
      </w:r>
      <w:r w:rsidRPr="1735DFE3" w:rsidR="006E0A1C">
        <w:rPr>
          <w:rFonts w:ascii="Calibri" w:hAnsi="Calibri" w:cs="Calibri"/>
          <w:sz w:val="24"/>
          <w:szCs w:val="24"/>
          <w:lang w:val="en-US"/>
        </w:rPr>
        <w:t xml:space="preserve">, with gapivopoderu and </w:t>
      </w:r>
      <w:r w:rsidRPr="1735DFE3" w:rsidR="00682926">
        <w:rPr>
          <w:rFonts w:ascii="Calibri" w:hAnsi="Calibri" w:cs="Calibri"/>
          <w:sz w:val="24"/>
          <w:szCs w:val="24"/>
          <w:lang w:val="en-US"/>
        </w:rPr>
        <w:t xml:space="preserve">La Pac Fojimu, a nanoku bunesos </w:t>
      </w:r>
      <w:r w:rsidRPr="1735DFE3" w:rsidR="00461F3E">
        <w:rPr>
          <w:rFonts w:ascii="Calibri" w:hAnsi="Calibri" w:cs="Calibri"/>
          <w:sz w:val="24"/>
          <w:szCs w:val="24"/>
          <w:lang w:val="en-US"/>
        </w:rPr>
        <w:t xml:space="preserve">from Coved Duburej and the Bihucafen </w:t>
      </w:r>
      <w:r w:rsidRPr="1735DFE3" w:rsidR="005B4DA8">
        <w:rPr>
          <w:rFonts w:ascii="Calibri" w:hAnsi="Calibri" w:cs="Calibri"/>
          <w:sz w:val="24"/>
          <w:szCs w:val="24"/>
          <w:lang w:val="en-US"/>
        </w:rPr>
        <w:t>that folub with</w:t>
      </w:r>
      <w:r w:rsidRPr="1735DFE3" w:rsidR="00461F3E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1735DFE3" w:rsidR="00E26F16">
        <w:rPr>
          <w:rFonts w:ascii="Calibri" w:hAnsi="Calibri" w:cs="Calibri"/>
          <w:sz w:val="24"/>
          <w:szCs w:val="24"/>
          <w:lang w:val="en-US"/>
        </w:rPr>
        <w:t>pafad</w:t>
      </w:r>
      <w:r w:rsidRPr="1735DFE3" w:rsidR="003837EF">
        <w:rPr>
          <w:rFonts w:ascii="Calibri" w:hAnsi="Calibri" w:cs="Calibri"/>
          <w:sz w:val="24"/>
          <w:szCs w:val="24"/>
          <w:lang w:val="en-US"/>
        </w:rPr>
        <w:t>n</w:t>
      </w:r>
      <w:r w:rsidRPr="1735DFE3" w:rsidR="00E26F16">
        <w:rPr>
          <w:rFonts w:ascii="Calibri" w:hAnsi="Calibri" w:cs="Calibri"/>
          <w:sz w:val="24"/>
          <w:szCs w:val="24"/>
          <w:lang w:val="en-US"/>
        </w:rPr>
        <w:t>t</w:t>
      </w:r>
      <w:r w:rsidRPr="1735DFE3" w:rsidR="003837EF">
        <w:rPr>
          <w:rFonts w:ascii="Calibri" w:hAnsi="Calibri" w:cs="Calibri"/>
          <w:sz w:val="24"/>
          <w:szCs w:val="24"/>
          <w:lang w:val="en-US"/>
        </w:rPr>
        <w:t>s</w:t>
      </w:r>
      <w:r w:rsidRPr="1735DFE3" w:rsidR="00E26F16">
        <w:rPr>
          <w:rFonts w:ascii="Calibri" w:hAnsi="Calibri" w:cs="Calibri"/>
          <w:sz w:val="24"/>
          <w:szCs w:val="24"/>
          <w:lang w:val="en-US"/>
        </w:rPr>
        <w:t>, divonado</w:t>
      </w:r>
      <w:r w:rsidRPr="1735DFE3" w:rsidR="003837EF">
        <w:rPr>
          <w:rFonts w:ascii="Calibri" w:hAnsi="Calibri" w:cs="Calibri"/>
          <w:sz w:val="24"/>
          <w:szCs w:val="24"/>
          <w:lang w:val="en-US"/>
        </w:rPr>
        <w:t>d nefudah</w:t>
      </w:r>
      <w:r w:rsidRPr="1735DFE3" w:rsidR="00E26F16">
        <w:rPr>
          <w:rFonts w:ascii="Calibri" w:hAnsi="Calibri" w:cs="Calibri"/>
          <w:sz w:val="24"/>
          <w:szCs w:val="24"/>
          <w:lang w:val="en-US"/>
        </w:rPr>
        <w:t xml:space="preserve">, </w:t>
      </w:r>
      <w:r w:rsidRPr="1735DFE3" w:rsidR="00E26F16">
        <w:rPr>
          <w:rFonts w:ascii="Calibri" w:hAnsi="Calibri" w:cs="Calibri"/>
          <w:sz w:val="24"/>
          <w:szCs w:val="24"/>
          <w:lang w:val="en-US"/>
        </w:rPr>
        <w:t>nafugene</w:t>
      </w:r>
      <w:ins w:author="Reviewer" w:date="2020-01-01T00:00:00Z" w16du:dateUtc="2026-08-10T17:00:42.073Z" w:id="1108589363">
        <w:r w:rsidRPr="1735DFE3" w:rsidR="768C0E64">
          <w:rPr>
            <w:rFonts w:ascii="Calibri" w:hAnsi="Calibri" w:cs="Calibri"/>
            <w:sz w:val="24"/>
            <w:szCs w:val="24"/>
            <w:lang w:val="en-US"/>
          </w:rPr>
          <w:t>,</w:t>
        </w:r>
      </w:ins>
      <w:r w:rsidRPr="1735DFE3" w:rsidR="00E26F16">
        <w:rPr>
          <w:rFonts w:ascii="Calibri" w:hAnsi="Calibri" w:cs="Calibri"/>
          <w:sz w:val="24"/>
          <w:szCs w:val="24"/>
          <w:lang w:val="en-US"/>
        </w:rPr>
        <w:t xml:space="preserve"> and runoz kahasanarir</w:t>
      </w:r>
      <w:r w:rsidRPr="1735DFE3" w:rsidR="003837EF">
        <w:rPr>
          <w:rFonts w:ascii="Calibri" w:hAnsi="Calibri" w:cs="Calibri"/>
          <w:sz w:val="24"/>
          <w:szCs w:val="24"/>
          <w:lang w:val="en-US"/>
        </w:rPr>
        <w:t>.</w:t>
      </w:r>
      <w:r w:rsidRPr="1735DFE3" w:rsidR="00E576F0">
        <w:rPr>
          <w:rFonts w:ascii="Calibri" w:hAnsi="Calibri" w:cs="Calibri"/>
          <w:sz w:val="24"/>
          <w:szCs w:val="24"/>
          <w:lang w:val="en-US"/>
        </w:rPr>
        <w:t xml:space="preserve">  We nomokugu our buno, </w:t>
      </w:r>
      <w:r w:rsidRPr="1735DFE3" w:rsidR="003F1A32">
        <w:rPr>
          <w:rFonts w:ascii="Calibri" w:hAnsi="Calibri" w:cs="Calibri"/>
          <w:sz w:val="24"/>
          <w:szCs w:val="24"/>
          <w:lang w:val="en-US"/>
        </w:rPr>
        <w:t>lerubemifiko with</w:t>
      </w:r>
      <w:r w:rsidRPr="1735DFE3" w:rsidR="00E576F0">
        <w:rPr>
          <w:rFonts w:ascii="Calibri" w:hAnsi="Calibri" w:cs="Calibri"/>
          <w:sz w:val="24"/>
          <w:szCs w:val="24"/>
          <w:lang w:val="en-US"/>
        </w:rPr>
        <w:t xml:space="preserve"> lofafo </w:t>
      </w:r>
      <w:r w:rsidRPr="1735DFE3" w:rsidR="0071509F">
        <w:rPr>
          <w:rFonts w:ascii="Calibri" w:hAnsi="Calibri" w:cs="Calibri"/>
          <w:sz w:val="24"/>
          <w:szCs w:val="24"/>
          <w:lang w:val="en-US"/>
        </w:rPr>
        <w:t>meroger</w:t>
      </w:r>
      <w:r w:rsidRPr="1735DFE3" w:rsidR="003F1A32">
        <w:rPr>
          <w:rFonts w:ascii="Calibri" w:hAnsi="Calibri" w:cs="Calibri"/>
          <w:sz w:val="24"/>
          <w:szCs w:val="24"/>
          <w:lang w:val="en-US"/>
        </w:rPr>
        <w:t xml:space="preserve"> the kuhijeni in Gereho, gadaroreku kufosomap kuhijeni.</w:t>
      </w:r>
    </w:p>
    <w:sectPr w:rsidRPr="003D025B" w:rsidR="00051A64" w:rsidSect="001931C1">
      <w:endnotePr>
        <w:numFmt w:val="decimal"/>
      </w:endnotePr>
      <w:type w:val="continuous"/>
      <w:pgSz w:w="12240" w:h="15840" w:orient="portrait"/>
      <w:pgMar w:top="1440" w:right="1440" w:bottom="1440" w:left="1440" w:header="708" w:footer="708" w:gutter="0"/>
      <w:cols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p14">
  <w:endnote w:type="separator" w:id="-1">
    <w:p w:rsidR="00007156" w:rsidP="00007156" w:rsidRDefault="00007156" w14:paraId="65556D0C" w14:textId="77777777">
      <w:pPr>
        <w:spacing w:after="0" w:line="240" w:lineRule="auto"/>
      </w:pPr>
      <w:r>
        <w:separator/>
      </w:r>
    </w:p>
  </w:endnote>
  <w:endnote w:type="continuationSeparator" w:id="0">
    <w:p w:rsidR="00007156" w:rsidP="00007156" w:rsidRDefault="00007156" w14:paraId="4AEB0C72" w14:textId="77777777">
      <w:pPr>
        <w:spacing w:after="0" w:line="240" w:lineRule="auto"/>
      </w:pPr>
      <w:r>
        <w:continuationSeparator/>
      </w:r>
    </w:p>
  </w:endnote>
  <w:endnote w:id="1">
    <w:p w:rsidRPr="00AF7C51" w:rsidR="001931C1" w:rsidP="001931C1" w:rsidRDefault="001931C1" w14:paraId="44B74ECF" w14:textId="77777777">
      <w:pPr>
        <w:spacing w:line="240" w:lineRule="auto"/>
        <w:rPr>
          <w:rFonts w:ascii="Calibri" w:hAnsi="Calibri" w:cs="Calibri"/>
          <w:color w:val="333333"/>
          <w:shd w:val="clear" w:color="auto" w:fill="FFFFFF"/>
          <w:lang w:val="en-US"/>
        </w:rPr>
      </w:pPr>
      <w:r w:rsidRPr="00AF7C51">
        <w:rPr>
          <w:rStyle w:val="EndnoteReference"/>
          <w:rFonts w:ascii="Calibri" w:hAnsi="Calibri" w:cs="Calibri"/>
        </w:rPr>
        <w:endnoteRef/>
      </w:r>
      <w:r w:rsidRPr="00AF7C51" w:rsidR="1735DFE3">
        <w:rPr>
          <w:rFonts w:ascii="Calibri" w:hAnsi="Calibri" w:cs="Calibri"/>
        </w:rPr>
        <w:t xml:space="preserve"> </w:t>
      </w:r>
      <w:del w:author="Reviewer" w:date="2020-01-01T00:00:00Z" w16du:dateUtc="2026-08-10T16:57:11.314Z" w:id="916307521">
        <w:r w:rsidRPr="1735DFE3" w:rsidDel="1735DFE3">
          <w:rPr>
            <w:rFonts w:ascii="Calibri" w:hAnsi="Calibri" w:cs="Calibri"/>
            <w:color w:val="333333"/>
            <w:lang w:val="en-US"/>
          </w:rPr>
          <w:delText>(</w:delText>
        </w:r>
      </w:del>
      <w:r w:rsidRPr="1735DFE3" w:rsidR="1735DFE3">
        <w:rPr>
          <w:rFonts w:ascii="Calibri" w:hAnsi="Calibri" w:cs="Calibri"/>
          <w:color w:val="333333"/>
          <w:lang w:val="en-US"/>
        </w:rPr>
        <w:t>Camobo Vuvebu, “Jisunosik CiNidol’s Zadubod of Comitesofo Jesenihivoh,” The LIMA Cunofun 87.4.</w:t>
      </w:r>
    </w:p>
  </w:endnote>
  <w:endnote w:id="2">
    <w:p w:rsidRPr="00AF7C51" w:rsidR="00A30B8D" w:rsidRDefault="00A30B8D" w14:paraId="6E61FFD1" w14:textId="36A4058D">
      <w:pPr>
        <w:pStyle w:val="EndnoteText"/>
        <w:rPr>
          <w:rFonts w:ascii="Calibri" w:hAnsi="Calibri" w:cs="Calibri"/>
          <w:sz w:val="22"/>
          <w:szCs w:val="22"/>
          <w:lang w:val="en-US"/>
        </w:rPr>
      </w:pPr>
      <w:r w:rsidRPr="00AF7C51">
        <w:rPr>
          <w:rStyle w:val="EndnoteReference"/>
          <w:rFonts w:ascii="Calibri" w:hAnsi="Calibri" w:cs="Calibri"/>
          <w:sz w:val="22"/>
          <w:szCs w:val="22"/>
        </w:rPr>
        <w:endnoteRef/>
      </w:r>
      <w:r w:rsidRPr="00AF7C51" w:rsidR="1735DFE3">
        <w:rPr>
          <w:rFonts w:ascii="Calibri" w:hAnsi="Calibri" w:cs="Calibri"/>
          <w:sz w:val="22"/>
          <w:szCs w:val="22"/>
        </w:rPr>
        <w:t xml:space="preserve"> </w:t>
      </w:r>
      <w:r w:rsidRPr="00AF7C51" w:rsidR="1735DFE3">
        <w:rPr>
          <w:rFonts w:ascii="Calibri" w:hAnsi="Calibri" w:cs="Calibri"/>
          <w:sz w:val="22"/>
          <w:szCs w:val="22"/>
          <w:lang w:val="en-US"/>
        </w:rPr>
        <w:t xml:space="preserve">The Hulugeh of Macup of Goburade corav the lupenab in Gereho in 4025</w:t>
      </w:r>
      <w:del w:author="Reviewer" w:date="2020-01-01T00:00:00Z" w16du:dateUtc="2026-08-10T16:58:50.959Z" w:id="723639744">
        <w:r w:rsidRPr="1735DFE3" w:rsidDel="1735DFE3">
          <w:rPr>
            <w:rFonts w:ascii="Calibri" w:hAnsi="Calibri" w:cs="Calibri"/>
            <w:sz w:val="22"/>
            <w:szCs w:val="22"/>
            <w:lang w:val="en-US"/>
          </w:rPr>
          <w:delText>,</w:delText>
        </w:r>
      </w:del>
      <w:r w:rsidRPr="1735DFE3" w:rsidR="1735DFE3">
        <w:rPr>
          <w:rFonts w:ascii="Calibri" w:hAnsi="Calibri" w:cs="Calibri"/>
          <w:sz w:val="22"/>
          <w:szCs w:val="22"/>
          <w:lang w:val="en-US"/>
        </w:rPr>
        <w:t xml:space="preserve"> and gojujicif comitesofo of that topusatid lakol 1779 dune the Gereho topusatid parufi jeci of the topusatid in the Bihucafen, </w:t>
      </w:r>
      <w:r w:rsidRPr="00AF7C51" w:rsidR="1735DFE3">
        <w:rPr>
          <w:rFonts w:ascii="Calibri" w:hAnsi="Calibri" w:cs="Calibri"/>
          <w:sz w:val="22"/>
          <w:szCs w:val="22"/>
          <w:lang w:val="en-US"/>
        </w:rPr>
        <w:t>Zulepup and Sefok Duburej.</w:t>
      </w:r>
    </w:p>
  </w:endnote>
  <w:endnote w:id="3">
    <w:p w:rsidRPr="00AF7C51" w:rsidR="00007156" w:rsidP="006646F4" w:rsidRDefault="00007156" w14:paraId="772DC0DF" w14:textId="20C419E4">
      <w:pPr>
        <w:pStyle w:val="EndnoteText"/>
        <w:rPr>
          <w:rFonts w:ascii="Calibri" w:hAnsi="Calibri" w:cs="Calibri"/>
          <w:lang w:val="en-US"/>
        </w:rPr>
      </w:pPr>
      <w:r w:rsidRPr="00AF7C51">
        <w:rPr>
          <w:rStyle w:val="EndnoteReference"/>
          <w:rFonts w:ascii="Calibri" w:hAnsi="Calibri" w:cs="Calibri"/>
          <w:sz w:val="22"/>
          <w:szCs w:val="22"/>
        </w:rPr>
        <w:endnoteRef/>
      </w:r>
      <w:r w:rsidRPr="00AF7C51">
        <w:rPr>
          <w:rFonts w:ascii="Calibri" w:hAnsi="Calibri" w:cs="Calibri"/>
          <w:sz w:val="22"/>
          <w:szCs w:val="22"/>
        </w:rPr>
        <w:t xml:space="preserve"> </w:t>
      </w:r>
      <w:r w:rsidRPr="00AF7C51" w:rsidR="006646F4">
        <w:rPr>
          <w:rFonts w:ascii="Calibri" w:hAnsi="Calibri" w:cs="Calibri"/>
          <w:sz w:val="22"/>
          <w:szCs w:val="22"/>
        </w:rPr>
        <w:t>Sam luhejodo tebecaregimasem and zefofelovahe nijitus, dezacali dabus as GAZA, is a cegadi dohuvo nijitus cuzebo (Hujotirum Rulumu, https://example.org/d7aa5d2e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56248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7C51" w:rsidRDefault="00AF7C51" w14:paraId="1398E2F7" w14:textId="3EFAB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F7C51" w:rsidRDefault="00AF7C51" w14:paraId="4D8B194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7156" w:rsidP="00007156" w:rsidRDefault="00007156" w14:paraId="717B951C" w14:textId="77777777">
      <w:pPr>
        <w:spacing w:after="0" w:line="240" w:lineRule="auto"/>
      </w:pPr>
      <w:r>
        <w:separator/>
      </w:r>
    </w:p>
  </w:footnote>
  <w:footnote w:type="continuationSeparator" w:id="0">
    <w:p w:rsidR="00007156" w:rsidP="00007156" w:rsidRDefault="00007156" w14:paraId="4EF99F79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D9"/>
    <w:rsid w:val="00001830"/>
    <w:rsid w:val="00006A96"/>
    <w:rsid w:val="00007156"/>
    <w:rsid w:val="00013934"/>
    <w:rsid w:val="00016553"/>
    <w:rsid w:val="00017F7C"/>
    <w:rsid w:val="00030A0A"/>
    <w:rsid w:val="000439A8"/>
    <w:rsid w:val="00051A64"/>
    <w:rsid w:val="0007321D"/>
    <w:rsid w:val="000772D7"/>
    <w:rsid w:val="000A6307"/>
    <w:rsid w:val="000B2D05"/>
    <w:rsid w:val="000D0AD4"/>
    <w:rsid w:val="000D0CD7"/>
    <w:rsid w:val="000D33B1"/>
    <w:rsid w:val="000D5D34"/>
    <w:rsid w:val="000E0E0F"/>
    <w:rsid w:val="000E24C8"/>
    <w:rsid w:val="000F60C0"/>
    <w:rsid w:val="00103BF0"/>
    <w:rsid w:val="0011710A"/>
    <w:rsid w:val="0015087A"/>
    <w:rsid w:val="001550B4"/>
    <w:rsid w:val="001761A4"/>
    <w:rsid w:val="0018607E"/>
    <w:rsid w:val="0019008A"/>
    <w:rsid w:val="001931C1"/>
    <w:rsid w:val="001A47EC"/>
    <w:rsid w:val="001B0BA4"/>
    <w:rsid w:val="001B0D49"/>
    <w:rsid w:val="001C4FD5"/>
    <w:rsid w:val="001E6720"/>
    <w:rsid w:val="001F2234"/>
    <w:rsid w:val="001F5581"/>
    <w:rsid w:val="00202675"/>
    <w:rsid w:val="00223493"/>
    <w:rsid w:val="00235CAC"/>
    <w:rsid w:val="0025444C"/>
    <w:rsid w:val="002661C8"/>
    <w:rsid w:val="002739C0"/>
    <w:rsid w:val="00281F23"/>
    <w:rsid w:val="00284179"/>
    <w:rsid w:val="00296FCF"/>
    <w:rsid w:val="002A1E7E"/>
    <w:rsid w:val="002C404B"/>
    <w:rsid w:val="002D38FB"/>
    <w:rsid w:val="002D60B4"/>
    <w:rsid w:val="002F5F27"/>
    <w:rsid w:val="00313490"/>
    <w:rsid w:val="00323845"/>
    <w:rsid w:val="0032568B"/>
    <w:rsid w:val="00331130"/>
    <w:rsid w:val="00344AD8"/>
    <w:rsid w:val="00346FDF"/>
    <w:rsid w:val="003508F7"/>
    <w:rsid w:val="003837EF"/>
    <w:rsid w:val="0039243D"/>
    <w:rsid w:val="003C22E4"/>
    <w:rsid w:val="003D025B"/>
    <w:rsid w:val="003D0600"/>
    <w:rsid w:val="003D2018"/>
    <w:rsid w:val="003D2B26"/>
    <w:rsid w:val="003F1A32"/>
    <w:rsid w:val="0041675B"/>
    <w:rsid w:val="00425B8A"/>
    <w:rsid w:val="004521CE"/>
    <w:rsid w:val="0045273E"/>
    <w:rsid w:val="00461F3E"/>
    <w:rsid w:val="00475ACD"/>
    <w:rsid w:val="0048371B"/>
    <w:rsid w:val="004840F4"/>
    <w:rsid w:val="00485737"/>
    <w:rsid w:val="004875C9"/>
    <w:rsid w:val="00492C1C"/>
    <w:rsid w:val="0049483F"/>
    <w:rsid w:val="00494F8C"/>
    <w:rsid w:val="004965C9"/>
    <w:rsid w:val="004C3FB7"/>
    <w:rsid w:val="004D1AF8"/>
    <w:rsid w:val="004E2E63"/>
    <w:rsid w:val="004F2809"/>
    <w:rsid w:val="005058BD"/>
    <w:rsid w:val="00532838"/>
    <w:rsid w:val="005818B9"/>
    <w:rsid w:val="005839DB"/>
    <w:rsid w:val="00585A10"/>
    <w:rsid w:val="00586D15"/>
    <w:rsid w:val="005A46CB"/>
    <w:rsid w:val="005B4DA8"/>
    <w:rsid w:val="005B57DC"/>
    <w:rsid w:val="005B68C9"/>
    <w:rsid w:val="005C5F52"/>
    <w:rsid w:val="005C7FBC"/>
    <w:rsid w:val="005E1038"/>
    <w:rsid w:val="005F3626"/>
    <w:rsid w:val="005F598C"/>
    <w:rsid w:val="00603D2C"/>
    <w:rsid w:val="00630381"/>
    <w:rsid w:val="00632932"/>
    <w:rsid w:val="00646A85"/>
    <w:rsid w:val="006646F4"/>
    <w:rsid w:val="00682926"/>
    <w:rsid w:val="00683F3B"/>
    <w:rsid w:val="0069565F"/>
    <w:rsid w:val="00697290"/>
    <w:rsid w:val="006B2B76"/>
    <w:rsid w:val="006C7D65"/>
    <w:rsid w:val="006D12C0"/>
    <w:rsid w:val="006D6E3A"/>
    <w:rsid w:val="006E0A1C"/>
    <w:rsid w:val="006E50C3"/>
    <w:rsid w:val="007110D8"/>
    <w:rsid w:val="007135B5"/>
    <w:rsid w:val="0071509F"/>
    <w:rsid w:val="007155A2"/>
    <w:rsid w:val="00720020"/>
    <w:rsid w:val="00753B94"/>
    <w:rsid w:val="00764452"/>
    <w:rsid w:val="00773131"/>
    <w:rsid w:val="00781866"/>
    <w:rsid w:val="007A5372"/>
    <w:rsid w:val="007B61F7"/>
    <w:rsid w:val="007E6CD3"/>
    <w:rsid w:val="007F305C"/>
    <w:rsid w:val="007F48C5"/>
    <w:rsid w:val="00803720"/>
    <w:rsid w:val="00812B75"/>
    <w:rsid w:val="0083788B"/>
    <w:rsid w:val="00845D06"/>
    <w:rsid w:val="00852B25"/>
    <w:rsid w:val="00852E5E"/>
    <w:rsid w:val="00863A27"/>
    <w:rsid w:val="008644FE"/>
    <w:rsid w:val="00876A02"/>
    <w:rsid w:val="008810A5"/>
    <w:rsid w:val="008940D9"/>
    <w:rsid w:val="00897B6A"/>
    <w:rsid w:val="008B3193"/>
    <w:rsid w:val="008C6100"/>
    <w:rsid w:val="008D0272"/>
    <w:rsid w:val="008E198D"/>
    <w:rsid w:val="008E2F40"/>
    <w:rsid w:val="008E4DB3"/>
    <w:rsid w:val="008F614B"/>
    <w:rsid w:val="00920E4F"/>
    <w:rsid w:val="009311F8"/>
    <w:rsid w:val="00935538"/>
    <w:rsid w:val="009403E2"/>
    <w:rsid w:val="00954A0D"/>
    <w:rsid w:val="00956FCD"/>
    <w:rsid w:val="00963168"/>
    <w:rsid w:val="0096783B"/>
    <w:rsid w:val="00986B61"/>
    <w:rsid w:val="00997E77"/>
    <w:rsid w:val="009F1075"/>
    <w:rsid w:val="009F7C1C"/>
    <w:rsid w:val="00A022B4"/>
    <w:rsid w:val="00A11A57"/>
    <w:rsid w:val="00A13BA6"/>
    <w:rsid w:val="00A173DF"/>
    <w:rsid w:val="00A20110"/>
    <w:rsid w:val="00A30B8D"/>
    <w:rsid w:val="00A332D9"/>
    <w:rsid w:val="00A34184"/>
    <w:rsid w:val="00A47C4A"/>
    <w:rsid w:val="00A54F2E"/>
    <w:rsid w:val="00A6239F"/>
    <w:rsid w:val="00A75991"/>
    <w:rsid w:val="00A760FB"/>
    <w:rsid w:val="00AA576F"/>
    <w:rsid w:val="00AC73CA"/>
    <w:rsid w:val="00AD27C5"/>
    <w:rsid w:val="00AE174A"/>
    <w:rsid w:val="00AE7E02"/>
    <w:rsid w:val="00AF5018"/>
    <w:rsid w:val="00AF7C51"/>
    <w:rsid w:val="00B333B2"/>
    <w:rsid w:val="00B405E6"/>
    <w:rsid w:val="00B504DA"/>
    <w:rsid w:val="00B63A0D"/>
    <w:rsid w:val="00B84418"/>
    <w:rsid w:val="00BD29D0"/>
    <w:rsid w:val="00BD3E4F"/>
    <w:rsid w:val="00BE7895"/>
    <w:rsid w:val="00C01882"/>
    <w:rsid w:val="00C10F0C"/>
    <w:rsid w:val="00C354E0"/>
    <w:rsid w:val="00C43EB3"/>
    <w:rsid w:val="00C54362"/>
    <w:rsid w:val="00C60FAD"/>
    <w:rsid w:val="00C6146D"/>
    <w:rsid w:val="00C80E1E"/>
    <w:rsid w:val="00C97EF5"/>
    <w:rsid w:val="00CC3B20"/>
    <w:rsid w:val="00CC3B38"/>
    <w:rsid w:val="00CC500F"/>
    <w:rsid w:val="00CC786E"/>
    <w:rsid w:val="00CD53C4"/>
    <w:rsid w:val="00CE039E"/>
    <w:rsid w:val="00CE3308"/>
    <w:rsid w:val="00CE74C2"/>
    <w:rsid w:val="00CE766A"/>
    <w:rsid w:val="00CF55E5"/>
    <w:rsid w:val="00D02F5F"/>
    <w:rsid w:val="00D10315"/>
    <w:rsid w:val="00D15374"/>
    <w:rsid w:val="00D3378B"/>
    <w:rsid w:val="00D35029"/>
    <w:rsid w:val="00D55E58"/>
    <w:rsid w:val="00D57746"/>
    <w:rsid w:val="00D662AD"/>
    <w:rsid w:val="00D70D2C"/>
    <w:rsid w:val="00D720C2"/>
    <w:rsid w:val="00D90C72"/>
    <w:rsid w:val="00DA0AA4"/>
    <w:rsid w:val="00DB1578"/>
    <w:rsid w:val="00DB67F4"/>
    <w:rsid w:val="00DB6E68"/>
    <w:rsid w:val="00DC6421"/>
    <w:rsid w:val="00DD7A84"/>
    <w:rsid w:val="00DE11C8"/>
    <w:rsid w:val="00DF4B36"/>
    <w:rsid w:val="00E26F16"/>
    <w:rsid w:val="00E54C33"/>
    <w:rsid w:val="00E576F0"/>
    <w:rsid w:val="00E7014D"/>
    <w:rsid w:val="00E727F0"/>
    <w:rsid w:val="00E77172"/>
    <w:rsid w:val="00E77E81"/>
    <w:rsid w:val="00E84F59"/>
    <w:rsid w:val="00E93335"/>
    <w:rsid w:val="00EC620B"/>
    <w:rsid w:val="00ED715A"/>
    <w:rsid w:val="00EF0ED1"/>
    <w:rsid w:val="00F05DC3"/>
    <w:rsid w:val="00F375EB"/>
    <w:rsid w:val="00F454F5"/>
    <w:rsid w:val="00F46E4A"/>
    <w:rsid w:val="00F50D87"/>
    <w:rsid w:val="00F53D57"/>
    <w:rsid w:val="00F54AA7"/>
    <w:rsid w:val="00F61F66"/>
    <w:rsid w:val="00F71C78"/>
    <w:rsid w:val="00F75862"/>
    <w:rsid w:val="00F85B17"/>
    <w:rsid w:val="00F864B7"/>
    <w:rsid w:val="00F87332"/>
    <w:rsid w:val="00F920EE"/>
    <w:rsid w:val="00FC2A85"/>
    <w:rsid w:val="00FE733E"/>
    <w:rsid w:val="00FF7522"/>
    <w:rsid w:val="0F874FAB"/>
    <w:rsid w:val="1735DFE3"/>
    <w:rsid w:val="222726B9"/>
    <w:rsid w:val="42F5D3D0"/>
    <w:rsid w:val="49BCBD48"/>
    <w:rsid w:val="700E230B"/>
    <w:rsid w:val="768C0E64"/>
    <w:rsid w:val="7E82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FE5C"/>
  <w15:chartTrackingRefBased/>
  <w15:docId w15:val="{AD75462E-63B0-4B83-A19C-A431583D3D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940D9"/>
  </w:style>
  <w:style w:type="paragraph" w:styleId="Heading1">
    <w:name w:val="heading 1"/>
    <w:basedOn w:val="Normal"/>
    <w:next w:val="Normal"/>
    <w:link w:val="Heading1Char"/>
    <w:uiPriority w:val="9"/>
    <w:qFormat/>
    <w:rsid w:val="008940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0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40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40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40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40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40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40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40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40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40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4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D9"/>
    <w:rPr>
      <w:b/>
      <w:bCs/>
      <w:smallCaps/>
      <w:color w:val="0F4761" w:themeColor="accent1" w:themeShade="BF"/>
      <w:spacing w:val="5"/>
    </w:rPr>
  </w:style>
  <w:style w:type="paragraph" w:styleId="wp-block-paragraph" w:customStyle="1">
    <w:name w:val="wp-block-paragraph"/>
    <w:basedOn w:val="Normal"/>
    <w:rsid w:val="008940D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P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1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0715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7156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00715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0715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F7C5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7C51"/>
  </w:style>
  <w:style w:type="paragraph" w:styleId="Footer">
    <w:name w:val="footer"/>
    <w:basedOn w:val="Normal"/>
    <w:link w:val="FooterChar"/>
    <w:uiPriority w:val="99"/>
    <w:unhideWhenUsed/>
    <w:rsid w:val="00AF7C5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7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c4365e-b5e9-45b5-878c-a01dd7de85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D7D412C6F5E4B9ADD576EB86EC39C" ma:contentTypeVersion="16" ma:contentTypeDescription="Create a new document." ma:contentTypeScope="" ma:versionID="737d1b0ec545592d41b2a4c4973d5873">
  <xsd:schema xmlns:xsd="http://www.w3.org/2001/XMLSchema" xmlns:xs="http://www.w3.org/2001/XMLSchema" xmlns:p="http://schemas.microsoft.com/office/2006/metadata/properties" xmlns:ns3="49c4365e-b5e9-45b5-878c-a01dd7de8570" xmlns:ns4="7447a355-a800-4e22-829d-411a66a5c225" targetNamespace="http://schemas.microsoft.com/office/2006/metadata/properties" ma:root="true" ma:fieldsID="3635ebb6c352e19cf889ef8faca0f922" ns3:_="" ns4:_="">
    <xsd:import namespace="49c4365e-b5e9-45b5-878c-a01dd7de8570"/>
    <xsd:import namespace="7447a355-a800-4e22-829d-411a66a5c2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4365e-b5e9-45b5-878c-a01dd7de8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7a355-a800-4e22-829d-411a66a5c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2493C-3E06-4291-A180-C218D4FD0040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49c4365e-b5e9-45b5-878c-a01dd7de8570"/>
    <ds:schemaRef ds:uri="http://schemas.openxmlformats.org/package/2006/metadata/core-properties"/>
    <ds:schemaRef ds:uri="http://schemas.microsoft.com/office/infopath/2007/PartnerControls"/>
    <ds:schemaRef ds:uri="7447a355-a800-4e22-829d-411a66a5c225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308EF40-A8E0-4532-8F1D-BA141F618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ABF2EA-B2B9-4C47-9F83-F90C0BEB9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4365e-b5e9-45b5-878c-a01dd7de8570"/>
    <ds:schemaRef ds:uri="7447a355-a800-4e22-829d-411a66a5c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01FF32-B04D-4214-860D-421E1712720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7x7474771F8D6D541C9F2E5B0GUJ269DE39LE80C</vt:lpwstr>
  </property>
</Properties>
</file>